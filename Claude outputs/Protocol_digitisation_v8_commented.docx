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3ivoewm3go39" w:id="0"/>
    <w:bookmarkEnd w:id="0"/>
    <w:p w:rsidR="00000000" w:rsidDel="00000000" w:rsidP="00000000" w:rsidRDefault="00000000" w:rsidRPr="00000000" w14:paraId="00000001">
      <w:pPr>
        <w:pStyle w:val="Heading1"/>
        <w:rPr/>
      </w:pPr>
      <w:r w:rsidDel="00000000" w:rsidR="00000000" w:rsidRPr="00000000">
        <w:rPr>
          <w:rtl w:val="0"/>
        </w:rPr>
        <w:t xml:space="preserve">Ultra-high-resolution visual digitisation of urban land cover and water-storage containers around point locations in dense informal settlements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commentRangeStart w:id="76"/>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Version 4.0 — DRAFT for co-author review</w:t>
      </w:r>
      <w:r w:rsidDel="00000000" w:rsidR="00000000" w:rsidRPr="00000000">
        <w:rPr>
          <w:rtl w:val="0"/>
        </w:rPr>
      </w:r>
      <w:commentRangeEnd w:id="76"/>
      <w:r>
        <w:commentReference w:id="76"/>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Authors: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Michele Planta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1,2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Luiz Carlos Soares da Costa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Emmanuel Roux</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(author list to be finalised</w:t>
      </w:r>
      <w:sdt>
        <w:sdtPr>
          <w:id w:val="1601998658"/>
          <w:tag w:val="goog_rdk_0"/>
        </w:sdtPr>
        <w:sdtContent>
          <w:commentRangeStart w:id="0"/>
        </w:sdtContent>
      </w:sdt>
      <w:del w:id="50001" w:author="Michele Planta" w:date="2026-09-21T18:10:00Z">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delText xml:space="preserve">s</w:delText>
        </w:r>
      </w:del>
      <w:commentRangeEnd w:id="0"/>
      <w:r w:rsidDel="00000000" w:rsidR="00000000" w:rsidRPr="00000000">
        <w:commentReference w:id="0"/>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Laboratório de Fisiologia e Controle de Artrópodes Vetores, Instituto Oswaldo Cruz, FIOCRUZ, Rio de Janeiro, Brazil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MIVEGEC, Univ. Montpellier, IRD, CNRS, Montpellier, France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ESPACE-DEV, Univ. Montpellier, IRD, Montpellier, France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Associated software: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 — https://CRAN.R-project.org/package=bufferscape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Associated article: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Planta et al.,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GigaByte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preparation)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4mnrowtssgy" w:id="1"/>
    <w:bookmarkEnd w:id="1"/>
    <w:p w:rsidR="00000000" w:rsidDel="00000000" w:rsidP="00000000" w:rsidRDefault="00000000" w:rsidRPr="00000000" w14:paraId="00000007">
      <w:pPr>
        <w:pStyle w:val="Heading2"/>
        <w:rPr/>
      </w:pPr>
      <w:r w:rsidDel="00000000" w:rsidR="00000000" w:rsidRPr="00000000">
        <w:rPr>
          <w:rtl w:val="0"/>
        </w:rPr>
        <w:t xml:space="preserve">Description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protocol describes how to produce a standardised, machine-readable characterisation of the urban surface within fixed-radius buffers around a </w:t>
      </w:r>
      <w:del w:id="50010" w:author="Michele Planta" w:date="2026-09-21T18:16: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network</w:delText>
        </w:r>
      </w:del>
      <w:ins w:id="50011" w:author="Michele Planta" w:date="2026-09-21T18:1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point locations, by visual interpretation of ultra-high-resolution true orthophotography, without any field access to the site.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was </w:t>
      </w:r>
      <w:sdt>
        <w:sdtPr>
          <w:id w:val="-2004173435"/>
          <w:tag w:val="goog_rdk_1"/>
        </w:sdtPr>
        <w:sdtConten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initially </w:t>
          </w:r>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w:t>
      </w:r>
      <w:sdt>
        <w:sdtPr>
          <w:id w:val="-881300667"/>
          <w:tag w:val="goog_rdk_2"/>
        </w:sdtPr>
        <w:sdtConten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study the </w:t>
          </w:r>
          <w:sdt>
            <w:sdtPr>
              <w:id w:val="1623849535"/>
              <w:tag w:val="goog_rdk_3"/>
            </w:sdtPr>
            <w:sdtContent>
              <w:r w:rsidDel="00000000" w:rsidR="00000000" w:rsidRPr="00000000">
                <w:rPr>
                  <w:rtl w:val="0"/>
                </w:rPr>
                <w:t xml:space="preserve">relationships</w:t>
              </w:r>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between the ur</w:t>
          </w:r>
          <w:sdt>
            <w:sdtPr>
              <w:id w:val="-8937506"/>
              <w:tag w:val="goog_rdk_4"/>
            </w:sdtPr>
            <w:sdtContent>
              <w:r w:rsidDel="00000000" w:rsidR="00000000" w:rsidRPr="00000000">
                <w:rPr>
                  <w:rtl w:val="0"/>
                </w:rPr>
                <w:t xml:space="preserve">ban environment and entomological indicators derived from </w:t>
              </w:r>
            </w:sdtContent>
          </w:sdt>
          <w:sdt>
            <w:sdtPr>
              <w:id w:val="1235455399"/>
              <w:tag w:val="goog_rdk_5"/>
            </w:sdtPr>
            <w:sdtContent>
              <w:r w:rsidDel="00000000" w:rsidR="00000000" w:rsidRPr="00000000">
                <w:rPr>
                  <w:i w:val="1"/>
                  <w:iCs w:val="1"/>
                  <w:rtl w:val="0"/>
                </w:rPr>
                <w:t xml:space="preserve">Aedes</w:t>
              </w:r>
            </w:sdtContent>
          </w:sdt>
          <w:sdt>
            <w:sdtPr>
              <w:id w:val="285891836"/>
              <w:tag w:val="goog_rdk_6"/>
            </w:sdtPr>
            <w:sdtContent>
              <w:r w:rsidDel="00000000" w:rsidR="00000000" w:rsidRPr="00000000">
                <w:rPr>
                  <w:rtl w:val="0"/>
                </w:rPr>
                <w:t xml:space="preserve"> mosquito collections, carried out with</w:t>
              </w:r>
            </w:sdtContent>
          </w:sdt>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oviposition</w:t>
      </w:r>
      <w:del w:id="50002" w:author="Michele Planta" w:date="2026-09-21T18:14: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delText>
        </w:r>
      </w:del>
      <w:ins w:id="50003" w:author="Michele Planta" w:date="2026-09-21T18:1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trap</w:t>
      </w:r>
      <w:sdt>
        <w:sdtPr>
          <w:id w:val="-1717632381"/>
          <w:tag w:val="goog_rdk_10"/>
        </w:sdtPr>
        <w:sdtContent>
          <w:sdt>
            <w:sdtPr>
              <w:id w:val="1386283507"/>
              <w:tag w:val="goog_rdk_11"/>
            </w:sdtPr>
            <w:sdtContent>
              <w:r w:rsidDel="00000000" w:rsidR="00000000" w:rsidRPr="00000000">
                <w:rPr>
                  <w:rtl w:val="0"/>
                </w:rPr>
                <w:t xml:space="preserve">s</w:t>
              </w:r>
              <w:ins w:id="50004" w:author="Michele Planta" w:date="2026-09-21T18:1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(ovitraps)</w:t>
                </w:r>
              </w:ins>
            </w:sdtContent>
          </w:sdt>
        </w:sdtContent>
      </w:sdt>
      <w:sdt>
        <w:sdtPr>
          <w:id w:val="2084231661"/>
          <w:tag w:val="goog_rdk_14"/>
        </w:sdtPr>
        <w:sdtConten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Complexo da Maré, Rio de Janeiro</w:t>
      </w:r>
      <w:sdt>
        <w:sdtPr>
          <w:id w:val="1413771781"/>
          <w:tag w:val="goog_rdk_16"/>
        </w:sdtPr>
        <w:sdtConten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005" w:author="Michele Planta" w:date="2026-09-21T18:1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It uses </w:delText>
            </w:r>
          </w:del>
        </w:sdtContent>
      </w:sdt>
      <w:del w:id="50006" w:author="Michele Planta" w:date="2026-09-21T18:1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the</w:delText>
        </w:r>
      </w:del>
      <w:commentRangeStart w:id="41"/>
      <w:ins w:id="50007" w:author="Michele Planta" w:date="2026-09-21T18:1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That application used the</w:t>
        </w:r>
      </w:ins>
      <w:commentRangeEnd w:id="41"/>
      <w:r>
        <w:commentReference w:id="41"/>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municipal orthophoto series published by the Instituto Pereira Passos (IPP), but nothing in </w:t>
      </w:r>
      <w:del w:id="50008" w:author="Michele Planta" w:date="2026-09-21T18:1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it</w:delText>
        </w:r>
      </w:del>
      <w:ins w:id="50009" w:author="Michele Planta" w:date="2026-09-21T18:1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protocol</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specific to mosquitoes or to Rio. It applies wherever an analyst needs consistent, fine-grained land-cover and object data around a set of georeferenced points in a dense, irregular urban fabric that standard land-cover products do not resolve.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protocol produces two vector layers</w:t>
      </w:r>
      <w:del w:id="50014" w:author="Michele Planta" w:date="2026-09-21T18:1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per point:</w:delText>
        </w:r>
      </w:del>
      <w:ins w:id="50015" w:author="Michele Planta" w:date="2026-09-21T18:1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which may cover any number of points:</w:t>
        </w:r>
      </w:ins>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polygon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which visible surfaces are delineated and assigned a land-cover class;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point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water-storage containers classified by lid status.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Both are consumed by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 package, which computes areas, distance-weighted areas, nearest-class distances, counts and coverage diagnostics at multiple radii.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Time required: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approximately 2 h for the initial calibration session (once, per team); approximately 8 h per buffer for digitisation.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Skills required: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basic QGIS digitisation skills</w:t>
      </w:r>
      <w:ins w:id="50016" w:author="Michele Planta" w:date="2026-09-21T18:27: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enough R to run a script</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 specialist remote-sensing modelling, machine-learning infrastructure or commercial GIS software is required. </w:t>
      </w:r>
      <w:sdt>
        <w:sdtPr>
          <w:id w:val="-1064873488"/>
          <w:tag w:val="goog_rdk_18"/>
        </w:sdtPr>
        <w:sdtContent>
          <w:commentRangeStart w:id="1"/>
          <w:commentRangeStart w:id="42"/>
        </w:sdtContent>
      </w:sdt>
      <w:del w:id="50017" w:author="Michele Planta" w:date="2026-09-21T18:2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Every component </w:delText>
        </w:r>
      </w:del>
      <w:commentRangeEnd w:id="1"/>
      <w:r w:rsidDel="00000000" w:rsidR="00000000" w:rsidRPr="00000000">
        <w:commentReference w:id="1"/>
      </w:r>
      <w:commentRangeEnd w:id="42"/>
      <w:r>
        <w:commentReference w:id="42"/>
      </w:r>
      <w:del w:id="50018" w:author="Michele Planta" w:date="2026-09-21T18:2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of the workflow is free to obtain and free to redistribute.</w:delText>
        </w:r>
      </w:del>
      <w:ins w:id="50019" w:author="Michele Planta" w:date="2026-09-21T18:2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software component the workflow requires is free and open source (QGIS, R and its packages); Google Earth, an optional supplementary viewer, is free to use but proprietary. Whether imagery may be redistributed depends on its licence (CC BY 4.0 for the IPP mosaic used here).</w:t>
        </w:r>
      </w:ins>
    </w:p>
    <w:bookmarkStart w:colFirst="0" w:colLast="0" w:name="bookmark=id.qr7fqindv67x" w:id="2"/>
    <w:bookmarkEnd w:id="2"/>
    <w:p w:rsidR="00000000" w:rsidDel="00000000" w:rsidP="00000000" w:rsidRDefault="00000000" w:rsidRPr="00000000" w14:paraId="00000010">
      <w:pPr>
        <w:pStyle w:val="Heading3"/>
        <w:rPr/>
      </w:pPr>
      <w:r w:rsidDel="00000000" w:rsidR="00000000" w:rsidRPr="00000000">
        <w:rPr>
          <w:rtl w:val="0"/>
        </w:rPr>
        <w:t xml:space="preserve">On the class list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28-class nomenclature distributed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mare_categories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was built for the urban fabric of the Complexo da Maré. It is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starting point, not a fixed standard.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Classes that do not occur in the study area should be removed; surface types occurring there and absent from this list should be added; and the visual keys should be recalibrated against the imagery in use, which will differ in sampling distance, season and solar angle.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accepts any user-supplied dictionary in the same format,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validate_dictionary()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checks it before a run.</w:t>
      </w:r>
      <w:ins w:id="50105" w:author="Michele Planta" w:date="2026-09-22T14:0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R the list is loaded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data("mare_categories", package = "bufferscape")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can be written to CSV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write.csv()</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editing or for the QGIS Value Map (Step 3.8).</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Throughout, “the class list” refers to the list in use for the study in question.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keiuklynyvh" w:id="3"/>
    <w:bookmarkEnd w:id="3"/>
    <w:p w:rsidR="00000000" w:rsidDel="00000000" w:rsidP="00000000" w:rsidRDefault="00000000" w:rsidRPr="00000000" w14:paraId="00000013">
      <w:pPr>
        <w:pStyle w:val="Heading2"/>
        <w:rPr/>
      </w:pPr>
      <w:r w:rsidDel="00000000" w:rsidR="00000000" w:rsidRPr="00000000">
        <w:rPr>
          <w:rtl w:val="0"/>
        </w:rPr>
        <w:t xml:space="preserve">Guidelines and warnings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Read these before starting. They are the decisions that most affect between-operator consistency.</w:t>
      </w:r>
      <w:r w:rsidDel="00000000" w:rsidR="00000000" w:rsidRPr="00000000">
        <w:rPr>
          <w:rtl w:val="0"/>
        </w:rPr>
      </w:r>
    </w:p>
    <w:bookmarkStart w:colFirst="0" w:colLast="0" w:name="bookmark=id.ytrec6bo9fmi" w:id="4"/>
    <w:bookmarkEnd w:id="4"/>
    <w:p w:rsidR="00000000" w:rsidDel="00000000" w:rsidP="00000000" w:rsidRDefault="00000000" w:rsidRPr="00000000" w14:paraId="00000015">
      <w:pPr>
        <w:pStyle w:val="Heading3"/>
        <w:rPr/>
      </w:pPr>
      <w:r w:rsidDel="00000000" w:rsidR="00000000" w:rsidRPr="00000000">
        <w:rPr>
          <w:rtl w:val="0"/>
        </w:rPr>
        <w:t xml:space="preserve">1. Interpretation is inferential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1814941605"/>
          <w:tag w:val="goog_rdk_19"/>
        </w:sdtPr>
        <w:sdtContent>
          <w:commentRangeStart w:id="2"/>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Photointerpretation is inference under uncertainty</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no protocol removes that property. Outside a small set of unmistakable cases — a multi-lane thoroughfare, a mature tree canopy, a swimming pool — the operator reads indirect evidence and forms the best-supported interpretation rather than establishing a fact. Treating this as a defect produces either false precision or unproductive hesitation.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protocol therefore imposes three narrower requirements: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Reasoning proceeds from what the image can carry — tone, texture, pattern, shape, size, shadow, and site or association — and not from reflectance. A rendered orthophoto mosaic </w:t>
      </w:r>
      <w:sdt>
        <w:sdtPr>
          <w:id w:val="-87780975"/>
          <w:tag w:val="goog_rdk_20"/>
        </w:sdtPr>
        <w:sdtContent>
          <w:commentRangeStart w:id="3"/>
          <w:commentRangeStart w:id="43"/>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not</w:t>
      </w:r>
      <w:ins w:id="50020" w:author="Michele Planta" w:date="2026-09-21T18:4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necessarily</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commentRangeEnd w:id="3"/>
      <w:r w:rsidDel="00000000" w:rsidR="00000000" w:rsidRPr="00000000">
        <w:commentReference w:id="3"/>
      </w:r>
      <w:commentRangeEnd w:id="43"/>
      <w:r>
        <w:commentReference w:id="43"/>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radiometrically calibrated, and </w:t>
      </w:r>
      <w:del w:id="50021" w:author="Michele Planta" w:date="2026-09-21T18: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reasoning as though </w:delText>
        </w:r>
      </w:del>
      <w:sdt>
        <w:sdtPr>
          <w:id w:val="-1031361315"/>
          <w:tag w:val="goog_rdk_21"/>
        </w:sdtPr>
        <w:sdtContent>
          <w:commentRangeStart w:id="4"/>
          <w:commentRangeStart w:id="44"/>
        </w:sdtContent>
      </w:sdt>
      <w:del w:id="50022" w:author="Michele Planta" w:date="2026-09-21T18: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it were attributes t</w:delText>
        </w:r>
      </w:del>
      <w:commentRangeEnd w:id="4"/>
      <w:r w:rsidDel="00000000" w:rsidR="00000000" w:rsidRPr="00000000">
        <w:commentReference w:id="4"/>
      </w:r>
      <w:commentRangeEnd w:id="44"/>
      <w:r>
        <w:commentReference w:id="44"/>
      </w:r>
      <w:del w:id="50023" w:author="Michele Planta" w:date="2026-09-21T18: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o the data a confidence it does not support.</w:delText>
        </w:r>
      </w:del>
      <w:ins w:id="50024" w:author="Michele Planta" w:date="2026-09-21T18:4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treating its tones as reflectance measurements would lend the data a confidence they do not support.</w:t>
        </w:r>
      </w:ins>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best-supported interpretation is recorded, with the dual-code notation of Step 7 used where a second interpretation remains tenable.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surface for which no interpretation is defensible is left unclassified. This is a legitimate outcome; see Guideline 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inter-observer assessment exists because interpretation is inferential: it measures the extent to which two trained operators converge, not whether either is correct.</w:t>
      </w:r>
    </w:p>
    <w:bookmarkStart w:colFirst="0" w:colLast="0" w:name="bookmark=id.4v1bw416gr0d" w:id="5"/>
    <w:bookmarkEnd w:id="5"/>
    <w:p w:rsidR="00000000" w:rsidDel="00000000" w:rsidP="00000000" w:rsidRDefault="00000000" w:rsidRPr="00000000" w14:paraId="0000001C">
      <w:pPr>
        <w:pStyle w:val="Heading3"/>
        <w:rPr/>
      </w:pPr>
      <w:r w:rsidDel="00000000" w:rsidR="00000000" w:rsidRPr="00000000">
        <w:rPr>
          <w:rtl w:val="0"/>
        </w:rPr>
        <w:t xml:space="preserve">2. Never clip a polygon at the buffer boundary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1146909877"/>
          <w:tag w:val="goog_rdk_22"/>
        </w:sdtPr>
        <w:sdtContent>
          <w:commentRangeStart w:id="5"/>
          <w:commentRangeStart w:id="74"/>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feature is digitised to its full visible extent</w:t>
      </w:r>
      <w:commentRangeEnd w:id="5"/>
      <w:r w:rsidDel="00000000" w:rsidR="00000000" w:rsidRPr="00000000">
        <w:commentReference w:id="5"/>
      </w:r>
      <w:commentRangeEnd w:id="74"/>
      <w:r>
        <w:commentReference w:id="74"/>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including any part falling outside the ring. Clipping is performed downstream, geometrically,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Clipping by eye introduces an error that varies with the operator, renders the same roof a different shape at 30 m and at 50 m, and makes the layer unusable at any radius other than the one for which it was drawn.</w:t>
      </w:r>
      <w:ins w:id="50245" w:author="Michele Planta" w:date="2026-09-26T16:3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Reuse at a larger radius still requires the added ring to be mapped.</w:t>
        </w:r>
      </w:ins>
    </w:p>
    <w:bookmarkStart w:colFirst="0" w:colLast="0" w:name="bookmark=id.925qa6c3j1su" w:id="6"/>
    <w:bookmarkEnd w:id="6"/>
    <w:p w:rsidR="00000000" w:rsidDel="00000000" w:rsidP="00000000" w:rsidRDefault="00000000" w:rsidRPr="00000000" w14:paraId="0000001E">
      <w:pPr>
        <w:pStyle w:val="Heading3"/>
        <w:rPr/>
      </w:pPr>
      <w:r w:rsidDel="00000000" w:rsidR="00000000" w:rsidRPr="00000000">
        <w:rPr>
          <w:rtl w:val="0"/>
        </w:rPr>
        <w:t xml:space="preserve">3. Complete coverage is neither expected nor required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class list of any size will encounter surfaces it does not describe adequately: unfamiliar materials, deeply shadowed ground, occluded interiors, and transitional states belonging fully to neither of two adjacent classes. Assigning these to the nearest available class does not add information; it introduces error into the class receiving them, and that error is invisible in the resulting data.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Leaving such surfaces undelineated is the sounder choice. It is recoverable, since an omitted polygon can be added later whereas a misclassified one is indistinguishable from a correct one,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quantifies it (Step 12) so that the proportion of each buffer actually characterised is reported rather than assumed.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663330418"/>
          <w:tag w:val="goog_rdk_23"/>
        </w:sdtPr>
        <w:sdtContent>
          <w:commentRangeStart w:id="6"/>
          <w:commentRangeStart w:id="61"/>
        </w:sdtContent>
      </w:sdt>
      <w:del w:id="50122" w:author="Michele Planta" w:date="2026-09-23T13:36: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The proportion left uncharacterised will not be small. In dense settlement cores a substantial fraction of any raster lies in deep shadow, within which very little texture is recoverable at any sampling distance.</w:delText>
        </w:r>
      </w:del>
      <w:ins w:id="50123" w:author="Michele Planta" w:date="2026-09-23T13:3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proportion left uncharacterised varies between buffers (Step 12.3). In dense settlement cores deep shadow is a major source of it, since very little texture is recoverable there at any sampling distance.</w:t>
        </w:r>
      </w:ins>
      <w:commentRangeEnd w:id="6"/>
      <w:r w:rsidDel="00000000" w:rsidR="00000000" w:rsidRPr="00000000">
        <w:commentReference w:id="6"/>
      </w:r>
      <w:commentRangeEnd w:id="61"/>
      <w:r>
        <w:commentReference w:id="61"/>
      </w:r>
      <w:r w:rsidDel="00000000" w:rsidR="00000000" w:rsidRPr="00000000">
        <w:rPr>
          <w:rtl w:val="0"/>
        </w:rPr>
      </w:r>
    </w:p>
    <w:p w14:paraId="3A10000D"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24" w:author="Michele Planta" w:date="2026-09-23T13:38:00Z"/>
          <w:rFonts w:ascii="Cambria" w:cs="Cambria" w:eastAsia="Cambria" w:hAnsi="Cambria"/>
          <w:b w:val="0"/>
          <w:bCs w:val="0"/>
          <w:i w:val="0"/>
          <w:iCs w:val="0"/>
          <w:smallCaps w:val="0"/>
          <w:strike w:val="0"/>
          <w:color w:val="000000"/>
          <w:sz w:val="22"/>
          <w:szCs w:val="22"/>
          <w:u w:val="none"/>
          <w:shd w:fill="auto" w:val="clear"/>
          <w:vertAlign w:val="baseline"/>
        </w:rPr>
      </w:pPr>
      <w:ins w:id="50125" w:author="Michele Planta" w:date="2026-09-23T13:38: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Recording why a surface was left unclassified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makes the omission informative. Where this is wanted, delineate such surfaces in a separate polygon layer with 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reason</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field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deep_shadow</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occluded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not_interpretable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kept apart from the class layer so that the classes remain land cover and the coverage diagnostics keep their meaning. This was not done in the Maré application.</w:t>
        </w:r>
      </w:ins>
    </w:p>
    <w:bookmarkStart w:colFirst="0" w:colLast="0" w:name="bookmark=id.j29n5vc6xeni" w:id="7"/>
    <w:bookmarkEnd w:id="7"/>
    <w:p w:rsidR="00000000" w:rsidDel="00000000" w:rsidP="00000000" w:rsidRDefault="00000000" w:rsidRPr="00000000" w14:paraId="00000022">
      <w:pPr>
        <w:pStyle w:val="Heading3"/>
        <w:rPr/>
      </w:pPr>
      <w:r w:rsidDel="00000000" w:rsidR="00000000" w:rsidRPr="00000000">
        <w:rPr>
          <w:rtl w:val="0"/>
        </w:rPr>
        <w:t xml:space="preserve">4. Polygon overlap is permitted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terrace beneath a canopy constitutes two surfaces, as does a slab carrying photovoltaic panels; both are digitised. Class areas within a buffer are not constrained to sum to the buffer area, and no attempt should be made to impose that constraint.</w:t>
      </w:r>
    </w:p>
    <w:bookmarkStart w:colFirst="0" w:colLast="0" w:name="bookmark=id.tnqisot4es6d" w:id="8"/>
    <w:bookmarkEnd w:id="8"/>
    <w:p w:rsidR="00000000" w:rsidDel="00000000" w:rsidP="00000000" w:rsidRDefault="00000000" w:rsidRPr="00000000" w14:paraId="00000024">
      <w:pPr>
        <w:pStyle w:val="Heading3"/>
        <w:rPr/>
      </w:pPr>
      <w:r w:rsidDel="00000000" w:rsidR="00000000" w:rsidRPr="00000000">
        <w:rPr>
          <w:rtl w:val="0"/>
        </w:rPr>
        <w:t xml:space="preserve">5. </w:t>
      </w:r>
      <w:sdt>
        <w:sdtPr>
          <w:id w:val="-1659101327"/>
          <w:tag w:val="goog_rdk_24"/>
        </w:sdtPr>
        <w:sdtContent>
          <w:commentRangeStart w:id="7"/>
          <w:commentRangeStart w:id="62"/>
        </w:sdtContent>
      </w:sdt>
      <w:del w:id="50126" w:author="Michele Planta" w:date="2026-09-24T12:28:00Z">
        <w:r w:rsidDel="00000000" w:rsidR="00000000" w:rsidRPr="00000000">
          <w:rPr>
            <w:rtl w:val="0"/>
          </w:rPr>
          <w:delText xml:space="preserve">Complete one buffer before beginning the next</w:delText>
        </w:r>
      </w:del>
      <w:ins w:id="50127" w:author="Michele Planta" w:date="2026-09-24T12:28:00Z">
        <w:r>
          <w:rPr>
            <w:rtl w:val="0"/>
          </w:rPr>
          <w:t xml:space="preserve">Work one buffer at a time, then harmonise across buffers</w:t>
        </w:r>
      </w:ins>
      <w:commentRangeEnd w:id="7"/>
      <w:r w:rsidDel="00000000" w:rsidR="00000000" w:rsidRPr="00000000">
        <w:commentReference w:id="7"/>
      </w:r>
      <w:commentRangeEnd w:id="62"/>
      <w:r>
        <w:commentReference w:id="62"/>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Digitising all roofs across all buffers and then all vegetation should be avoided. Class boundaries are determined in context, and the relevant context is the individual buffer</w:t>
      </w:r>
      <w:ins w:id="50128" w:author="Michele Planta" w:date="2026-09-24T12:2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or the group of overlapping buffers digitised together</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14:paraId="3A10000E"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29" w:author="Michele Planta" w:date="2026-09-24T12:31:00Z"/>
          <w:rFonts w:ascii="Cambria" w:cs="Cambria" w:eastAsia="Cambria" w:hAnsi="Cambria"/>
          <w:b w:val="0"/>
          <w:bCs w:val="0"/>
          <w:i w:val="0"/>
          <w:iCs w:val="0"/>
          <w:smallCaps w:val="0"/>
          <w:strike w:val="0"/>
          <w:color w:val="000000"/>
          <w:sz w:val="22"/>
          <w:szCs w:val="22"/>
          <w:u w:val="none"/>
          <w:shd w:fill="auto" w:val="clear"/>
          <w:vertAlign w:val="baseline"/>
        </w:rPr>
      </w:pPr>
      <w:ins w:id="50130" w:author="Michele Planta" w:date="2026-09-24T12:3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campaign of several dozen buffers lasts months, and an operator’s reading of the keys can drift. Three measures limit this without giving up the buffer as working unit: process buffers in random order rather than community by community, so that drift is not confounded with location; review the illustrated reference at the start of each session; and finish with a harmonisation pass reviewing, across all buffers together, the polygons of easily confused classes (for example 5 and 19, or 6, 24 and 26). Re-classifying a random sample of early polygons at the end measures the remaining drift.</w:t>
        </w:r>
      </w:ins>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3uwx1isbiv1" w:id="9"/>
    <w:bookmarkEnd w:id="9"/>
    <w:p w:rsidR="00000000" w:rsidDel="00000000" w:rsidP="00000000" w:rsidRDefault="00000000" w:rsidRPr="00000000" w14:paraId="00000027">
      <w:pPr>
        <w:pStyle w:val="Heading2"/>
        <w:rPr/>
      </w:pPr>
      <w:r w:rsidDel="00000000" w:rsidR="00000000" w:rsidRPr="00000000">
        <w:rPr>
          <w:rtl w:val="0"/>
        </w:rPr>
        <w:t xml:space="preserve">Materials and inputs</w:t>
      </w:r>
    </w:p>
    <w:bookmarkStart w:colFirst="0" w:colLast="0" w:name="bookmark=id.atvqhjkwghs" w:id="10"/>
    <w:bookmarkEnd w:id="10"/>
    <w:p w:rsidR="00000000" w:rsidDel="00000000" w:rsidP="00000000" w:rsidRDefault="00000000" w:rsidRPr="00000000" w14:paraId="00000028">
      <w:pPr>
        <w:pStyle w:val="Heading3"/>
        <w:rPr/>
      </w:pPr>
      <w:r w:rsidDel="00000000" w:rsidR="00000000" w:rsidRPr="00000000">
        <w:rPr>
          <w:rtl w:val="0"/>
        </w:rPr>
        <w:t xml:space="preserve">Software</w:t>
      </w:r>
    </w:p>
    <w:tbl>
      <w:tblPr>
        <w:tblStyle w:val="Table1"/>
        <w:tblW w:w="9286.0" w:type="dxa"/>
        <w:jc w:val="left"/>
        <w:tblInd w:w="-108.0" w:type="dxa"/>
        <w:tblLayout w:type="fixed"/>
        <w:tblLook w:val="0020"/>
      </w:tblPr>
      <w:tblGrid>
        <w:gridCol w:w="2180"/>
        <w:gridCol w:w="2376"/>
        <w:gridCol w:w="4730"/>
        <w:tblGridChange w:id="0">
          <w:tblGrid>
            <w:gridCol w:w="2180"/>
            <w:gridCol w:w="2376"/>
            <w:gridCol w:w="4730"/>
          </w:tblGrid>
        </w:tblGridChange>
      </w:tblGrid>
      <w:tr>
        <w:trPr>
          <w:cantSplit w:val="0"/>
          <w:tblHeader w:val="1"/>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Tool</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Role</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QGIS</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 3.28 LTR)</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Digitisation environment, buffer generation, export</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Primary platform. Free and open source.</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 4.0) with </w:t>
            </w:r>
            <w:sdt>
              <w:sdtPr>
                <w:id w:val="328989405"/>
                <w:tag w:val="goog_rdk_25"/>
              </w:sdtPr>
              <w:sdtContent>
                <w:commentRangeStart w:id="8"/>
                <w:commentRangeStart w:id="49"/>
              </w:sdtContent>
            </w:sdt>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bufferscape</w:t>
            </w:r>
            <w:del w:id="50052" w:author="Michele Planta" w:date="2026-09-22T11:22: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w:delText>
              </w:r>
            </w:del>
            <w:del w:id="50053" w:author="Michele Planta" w:date="2026-09-22T11:22: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sf</w:delText>
              </w:r>
            </w:del>
            <w:del w:id="50054" w:author="Michele Planta" w:date="2026-09-22T11:22: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w:delText>
              </w:r>
            </w:del>
            <w:del w:id="50055" w:author="Michele Planta" w:date="2026-09-22T11:22: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terra</w:delText>
              </w:r>
            </w:del>
            <w:del w:id="50056" w:author="Michele Planta" w:date="2026-09-22T11:22: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w:delText>
              </w:r>
            </w:del>
            <w:del w:id="50057" w:author="Michele Planta" w:date="2026-09-22T11:22: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curl</w:delText>
              </w:r>
            </w:del>
            <w:ins w:id="50058" w:author="Michele Planta" w:date="2026-09-22T11:22: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 1.2.1), ggplot2, writexl and curl</w:t>
              </w:r>
            </w:ins>
            <w:commentRangeEnd w:id="8"/>
            <w:r w:rsidDel="00000000" w:rsidR="00000000" w:rsidRPr="00000000">
              <w:commentReference w:id="8"/>
            </w:r>
            <w:commentRangeEnd w:id="49"/>
            <w:r>
              <w:commentReference w:id="49"/>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Imagery retrieval, attribute extraction and diagnostics</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059" w:author="Michele Planta" w:date="2026-09-22T11:23: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install.packages("bufferscape")</w:delText>
              </w:r>
            </w:del>
            <w:del w:id="50060" w:author="Michele Planta" w:date="2026-09-22T11:23: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w:delText>
              </w:r>
            </w:del>
            <w:del w:id="50061" w:author="Michele Planta" w:date="2026-09-22T11:23: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fetch_orthomosaic.R</w:delText>
              </w:r>
            </w:del>
            <w:del w:id="50062" w:author="Michele Planta" w:date="2026-09-22T11:23: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accompanies this protocol</w:delText>
              </w:r>
            </w:del>
            <w:ins w:id="50063" w:author="Michele Planta" w:date="2026-09-22T11:23:00Z">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install.packages(c("bufferscape", "ggplot2", "writexl", "curl"))</w:t>
              </w:r>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ggplot2 and writexl (maps, charts, Excel output) may not come with bufferscape. Until version 1.2.1 reaches CRAN, install bufferscape from github.com/mplanta-lab/bufferscape.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fetch_orthomosaic.R</w:t>
              </w:r>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is a stand-alone script supplied with this protocol.</w:t>
              </w:r>
            </w:ins>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Google Earth Pro or Google Earth for Web</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Point identification; oblique reference display</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See Steps </w:t>
            </w:r>
            <w:del w:id="50187" w:author="Michele Planta" w:date="2026-09-25T15:03: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2 and 6.4</w:delText>
              </w:r>
            </w:del>
            <w:ins w:id="50188" w:author="Michele Planta" w:date="2026-09-25T15:03: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 4 and 6.4</w:t>
              </w:r>
            </w:ins>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Recommended but not required.</w:t>
            </w:r>
            <w:ins w:id="50189" w:author="Michele Planta" w:date="2026-09-25T15:03: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Free to use but proprietary; Google Earth Pro for desktop cannot be downloaded after 25 June 2027.</w:t>
              </w:r>
            </w:ins>
            <w:r w:rsidDel="00000000" w:rsidR="00000000" w:rsidRPr="00000000">
              <w:rPr>
                <w:rtl w:val="0"/>
              </w:rPr>
            </w:r>
          </w:p>
        </w:tc>
      </w:tr>
    </w:tbl>
    <w:bookmarkStart w:colFirst="0" w:colLast="0" w:name="bookmark=id.8ua9j7v53zsc" w:id="11"/>
    <w:bookmarkEnd w:id="11"/>
    <w:p w:rsidR="00000000" w:rsidDel="00000000" w:rsidP="00000000" w:rsidRDefault="00000000" w:rsidRPr="00000000" w14:paraId="00000035">
      <w:pPr>
        <w:pStyle w:val="Heading3"/>
        <w:rPr/>
      </w:pPr>
      <w:r w:rsidDel="00000000" w:rsidR="00000000" w:rsidRPr="00000000">
        <w:rPr>
          <w:rtl w:val="0"/>
        </w:rPr>
        <w:t xml:space="preserve">Imagery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135962046"/>
          <w:tag w:val="goog_rdk_26"/>
        </w:sdtPr>
        <w:sdtContent>
          <w:commentRangeStart w:id="9"/>
          <w:commentRangeStart w:id="72"/>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protocol requires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georeferenced raster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the study area</w:t>
      </w:r>
      <w:commentRangeEnd w:id="9"/>
      <w:r w:rsidDel="00000000" w:rsidR="00000000" w:rsidRPr="00000000">
        <w:commentReference w:id="9"/>
      </w:r>
      <w:commentRangeEnd w:id="72"/>
      <w:r>
        <w:commentReference w:id="72"/>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235" w:author="Michele Planta" w:date="2026-09-26T16:0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at a sampling distance fine enough that the diagnostic objects span approximately five to ten pixels, which for domestic water containers of 1–1.5 m implies a pixel of roughly 0.15–0.25 m.</w:delText>
        </w:r>
      </w:del>
      <w:ins w:id="50236" w:author="Michele Planta" w:date="2026-09-26T16:0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a sampling distance fine enough for the diagnostic objects to be interpreted: a 1.2 m water tank spans about eight pixels at 0.15 m, four at 0.30 m and two to three at 0.50 m, although detection and lid reading also depend on contrast, shadow and occlusion.</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Beyond that requirement the protocol is source-agnostic: any GeoTIFF, any provider, any acquisition method, including aerial survey products, drone-derived orthomosaics and municipal imagery services. The steps below are written around a raster loaded in QGIS and make no assumption about where it came from.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imagery used in developing and testing this protocol was the 2024 true-orthophoto mosaic of the Instituto Pereira Passos (IPP), Prefeitura da Cidade do Rio de Janeiro: RGB true orthophoto, first semester 2024, 0.15 m sampling distance, SIRGAS 2000 / UTM zone 23S (EPSG:31983), licensed CC BY 4.0 and served as an ArcGIS ImageServer. Step 1 documents how that raster was obtained, and the accompanying script generalises to any comparable service. Investigators supplying their own raster by other means may begin at Step 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237" w:author="Michele Planta" w:date="2026-09-26T16:1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Interpretation additionally drew on consumer platform imagery of the same area, acquired 2 March 2024, viewed obliquely in three dimensions.</w:delText>
        </w:r>
      </w:del>
      <w:commentRangeStart w:id="73"/>
      <w:ins w:id="50238" w:author="Michele Planta" w:date="2026-09-26T16:1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Maré application Google Earth served for the initial drawing of the polygons, which were then checked or revised against the IPP orthophoto, and for interpretation. Its two-dimensional image is dated 2 March 2024, whereas its three-dimensional reconstruction combines several acquisition dates, so the interval between the two sources is unknown.</w:t>
        </w:r>
      </w:ins>
      <w:commentRangeEnd w:id="73"/>
      <w:r>
        <w:commentReference w:id="73"/>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That source is neither true-orthorectified nor as finely sampled and is unsuitable as a geometric reference</w:t>
      </w:r>
      <w:del w:id="50239" w:author="Michele Planta" w:date="2026-09-26T16:1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but</w:delText>
        </w:r>
      </w:del>
      <w:ins w:id="50240" w:author="Michele Planta" w:date="2026-09-26T16:1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new work, but</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it carries evidence a nadir raster cannot supply, </w:t>
      </w:r>
      <w:del w:id="50241" w:author="Michele Planta" w:date="2026-09-26T16:19: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and it is more legible inside shadows (Step 6.4).</w:delText>
        </w:r>
      </w:del>
      <w:ins w:id="50242" w:author="Michele Planta" w:date="2026-09-26T16:1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some shadowed surfaces are more legible in it (Step 6.4).</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two are complementary and using both is recommended wherever both exist.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Neither is a prerequisite. Where municipal true orthophotography is unavailable the protocol applies to whatever georeferenced raster is available, with the orthorectification caveat above reported as a limitation; where oblique three-dimensional coverage is unavailable, or is of poor quality, the classification rules that depend on it are applied from cast shadow and context alone, with lower confidence. </w:t>
      </w:r>
      <w:del w:id="50243" w:author="Michele Planta" w:date="2026-09-26T16:19: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Consumer platform sampling distance varies</w:delText>
        </w:r>
      </w:del>
      <w:ins w:id="50244" w:author="Michele Planta" w:date="2026-09-26T16:1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sampling distance of Google Earth imagery varies</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considerably across the globe and three-dimensional coverage is far from universal. The ordering to aim for is: true-orthorectified imagery at the finest available sampling distance as the geometric reference; an oblique view alongside it wherever one exists, ideally acquired close in time but on a different day; and a clear statement of which of these were actually available. All geometry is drawn against the primary raster in every case.</w:t>
      </w:r>
    </w:p>
    <w:bookmarkStart w:colFirst="0" w:colLast="0" w:name="bookmark=id.2mdux4ube0mm" w:id="12"/>
    <w:bookmarkEnd w:id="12"/>
    <w:p w:rsidR="00000000" w:rsidDel="00000000" w:rsidP="00000000" w:rsidRDefault="00000000" w:rsidRPr="00000000" w14:paraId="0000003A">
      <w:pPr>
        <w:pStyle w:val="Heading4"/>
        <w:rPr/>
      </w:pPr>
      <w:r w:rsidDel="00000000" w:rsidR="00000000" w:rsidRPr="00000000">
        <w:rPr>
          <w:rtl w:val="0"/>
        </w:rPr>
        <w:t xml:space="preserve">True orthorectification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1720879351"/>
          <w:tag w:val="goog_rdk_27"/>
        </w:sdtPr>
        <w:sdtContent>
          <w:commentRangeStart w:id="10"/>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forms of orthorectification must be distinguished</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because the difference is consequential for buffer-based analysis rather than incidental to it. In conventional orthorectification only the terrain surface is rectified; above-ground structures are not, so buildings lean radially outward from the image nadir in proportion to their height and their roofs are displaced from their footprints. For three- to five-storey construction the displacement reaches several metres, and it increases with distance from the image centre — the same axis along which distance-decay descriptors weight. A conventional orthophoto therefore introduces a positional error correlated with the weighting variable itself. True orthorectification, which rectifies above-ground structures as well as terrain, removes this error. Where the available imagery is not a true orthophoto the protocol remains applicable, but the resulting positional error should be reported as a limitation, since it is not addressable through careful digitisation.</w:t>
      </w:r>
      <w:ins w:id="50047" w:author="Michele Planta" w:date="2026-09-21T20:2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Likewise, a 0.15 m pixel does not imply 0.15 m positional accuracy, which should be taken from the provider’s metadata.</w:t>
        </w:r>
      </w:ins>
    </w:p>
    <w:bookmarkStart w:colFirst="0" w:colLast="0" w:name="bookmark=id.8mbmhwg2ri3j" w:id="13"/>
    <w:bookmarkEnd w:id="13"/>
    <w:p w:rsidR="00000000" w:rsidDel="00000000" w:rsidP="00000000" w:rsidRDefault="00000000" w:rsidRPr="00000000" w14:paraId="0000003C">
      <w:pPr>
        <w:pStyle w:val="Heading4"/>
        <w:rPr>
          <w:del w:id="50049" w:author="Michele Planta" w:date="2026-09-21T20:27:00Z"/>
        </w:rPr>
      </w:pPr>
      <w:sdt>
        <w:sdtPr>
          <w:id w:val="2020790682"/>
          <w:tag w:val="goog_rdk_28"/>
        </w:sdtPr>
        <w:sdtContent>
          <w:commentRangeStart w:id="11"/>
          <w:commentRangeStart w:id="48"/>
        </w:sdtContent>
      </w:sdt>
      <w:del w:id="50048" w:author="Michele Planta" w:date="2026-09-21T20:27:00Z">
        <w:r w:rsidDel="00000000" w:rsidR="00000000" w:rsidRPr="00000000">
          <w:rPr>
            <w:rtl w:val="0"/>
          </w:rPr>
          <w:delText xml:space="preserve">Sampling distance and positional accuracy</w:delText>
        </w:r>
      </w:del>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del w:id="50051" w:author="Michele Planta" w:date="2026-09-21T20:27:00Z"/>
          <w:rFonts w:ascii="Cambria" w:cs="Cambria" w:eastAsia="Cambria" w:hAnsi="Cambria"/>
          <w:b w:val="0"/>
          <w:bCs w:val="0"/>
          <w:i w:val="0"/>
          <w:iCs w:val="0"/>
          <w:smallCaps w:val="0"/>
          <w:strike w:val="0"/>
          <w:color w:val="000000"/>
          <w:sz w:val="22"/>
          <w:szCs w:val="22"/>
          <w:u w:val="none"/>
          <w:shd w:fill="auto" w:val="clear"/>
          <w:vertAlign w:val="baseline"/>
        </w:rPr>
      </w:pPr>
      <w:del w:id="50050" w:author="Michele Planta" w:date="2026-09-21T20:27: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Sampling distance and absolute positional accuracy are distinct properties. A 0.15 m ground sampling distance does not imply 0.15 m absolute positional accuracy. Accuracy statements should be taken from the provider’s metadata rather than inferred from pixel size.</w:delText>
        </w:r>
      </w:del>
      <w:commentRangeEnd w:id="11"/>
      <w:r w:rsidDel="00000000" w:rsidR="00000000" w:rsidRPr="00000000">
        <w:commentReference w:id="11"/>
      </w:r>
      <w:commentRangeEnd w:id="48"/>
      <w:r>
        <w:commentReference w:id="48"/>
      </w:r>
      <w:r w:rsidDel="00000000" w:rsidR="00000000" w:rsidRPr="00000000">
        <w:rPr>
          <w:rtl w:val="0"/>
        </w:rPr>
      </w:r>
    </w:p>
    <w:p w14:paraId="3A10000B" w14:textId="77777777">
      <w:pPr>
        <w:pStyle w:val="Heading4"/>
        <w:rPr>
          <w:ins w:id="50109" w:author="Michele Planta" w:date="2026-09-23T12:08:00Z"/>
        </w:rPr>
      </w:pPr>
      <w:ins w:id="50110" w:author="Michele Planta" w:date="2026-09-23T12:08:00Z">
        <w:r>
          <w:rPr>
            <w:rtl w:val="0"/>
          </w:rPr>
          <w:t xml:space="preserve">Coordinate reference system</w:t>
        </w:r>
      </w:ins>
    </w:p>
    <w:p w14:paraId="3A10000C"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11" w:author="Michele Planta" w:date="2026-09-23T12:09:00Z"/>
          <w:rFonts w:ascii="Cambria" w:cs="Cambria" w:eastAsia="Cambria" w:hAnsi="Cambria"/>
          <w:b w:val="0"/>
          <w:bCs w:val="0"/>
          <w:i w:val="0"/>
          <w:iCs w:val="0"/>
          <w:smallCaps w:val="0"/>
          <w:strike w:val="0"/>
          <w:color w:val="000000"/>
          <w:sz w:val="22"/>
          <w:szCs w:val="22"/>
          <w:u w:val="none"/>
          <w:shd w:fill="auto" w:val="clear"/>
          <w:vertAlign w:val="baseline"/>
        </w:rPr>
      </w:pPr>
      <w:ins w:id="50112" w:author="Michele Planta" w:date="2026-09-23T12:0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geometric operations — buffers, areas, distances and distance weighting — are carried out in a projected CRS with metric units, never in geographic coordinates. The appropriate system depends on the country: normally the national projection or the local UTM zone, in which municipal imagery is usually delivered; for the Maré application, SIRGAS 2000 / UTM zone 23S (EPSG:31983), the CRS of the IPP mosaic. Web Mercator (EPSG:3857), common in web map services, is unsuitable for measurement: at the latitude of Rio de Janeiro it overstates distances by about 8.5% and areas by about 18%. The raster is reprojected only if delivered in an unsuitable CRS, and then once, at the outset.</w:t>
        </w:r>
      </w:ins>
    </w:p>
    <w:bookmarkStart w:colFirst="0" w:colLast="0" w:name="bookmark=id.76n56dgp38xn" w:id="14"/>
    <w:bookmarkEnd w:id="14"/>
    <w:p w:rsidR="00000000" w:rsidDel="00000000" w:rsidP="00000000" w:rsidRDefault="00000000" w:rsidRPr="00000000" w14:paraId="0000003E">
      <w:pPr>
        <w:pStyle w:val="Heading3"/>
        <w:rPr/>
      </w:pPr>
      <w:r w:rsidDel="00000000" w:rsidR="00000000" w:rsidRPr="00000000">
        <w:rPr>
          <w:rtl w:val="0"/>
        </w:rPr>
        <w:t xml:space="preserve">Inputs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locations to be characterised. Step 2 describes two routes: identification from imagery where field coordinates are unreliable or unavailable, and import of existing coordinates where these are trustworthy.</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class list with visual interpretation keys</w:t>
      </w:r>
      <w:del w:id="50106" w:author="Michele Planta" w:date="2026-09-22T14:0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delText>
        </w:r>
      </w:del>
      <w:ins w:id="50107" w:author="Michele Planta" w:date="2026-09-22T14:0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Maré list distributed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mare_categories</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or a local adaptation of it (see On the class list).</w:t>
        </w:r>
      </w:ins>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8a6aokgr3nh" w:id="15"/>
    <w:bookmarkEnd w:id="15"/>
    <w:p w:rsidR="00000000" w:rsidDel="00000000" w:rsidP="00000000" w:rsidRDefault="00000000" w:rsidRPr="00000000" w14:paraId="00000042">
      <w:pPr>
        <w:pStyle w:val="Heading2"/>
        <w:rPr/>
      </w:pPr>
      <w:r w:rsidDel="00000000" w:rsidR="00000000" w:rsidRPr="00000000">
        <w:rPr>
          <w:rtl w:val="0"/>
        </w:rPr>
        <w:t xml:space="preserve">Steps</w:t>
      </w:r>
    </w:p>
    <w:bookmarkStart w:colFirst="0" w:colLast="0" w:name="bookmark=id.nl1sa7xm0xlc" w:id="16"/>
    <w:bookmarkEnd w:id="16"/>
    <w:p w:rsidR="00000000" w:rsidDel="00000000" w:rsidP="00000000" w:rsidRDefault="00000000" w:rsidRPr="00000000" w14:paraId="00000043">
      <w:pPr>
        <w:pStyle w:val="Heading3"/>
        <w:rPr/>
      </w:pPr>
      <w:r w:rsidDel="00000000" w:rsidR="00000000" w:rsidRPr="00000000">
        <w:rPr>
          <w:rtl w:val="0"/>
        </w:rPr>
        <w:t xml:space="preserve">Step 1 — Obtain the raster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Investigators supplying their own georeferenced raster should confirm it satisfies the requirements set out under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Imagery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proceed to Step 2. This step documents how the raster used in developing the protocol was obtained, and provides a generalised script for retrieval from any ArcGIS ImageServer.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Define the study-area extent, either as explicit coordinates in the target CRS or as a vector file whose bounding box is taken, with a margin added.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Run </w:t>
      </w:r>
      <w:sdt>
        <w:sdtPr>
          <w:id w:val="-814607477"/>
          <w:tag w:val="goog_rdk_29"/>
        </w:sdtPr>
        <w:sdtContent>
          <w:commentRangeStart w:id="12"/>
          <w:commentRangeStart w:id="50"/>
        </w:sdtContent>
      </w:sdt>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fetch_orthomosaic.R</w:t>
      </w:r>
      <w:ins w:id="50064" w:author="Michele Planta" w:date="2026-09-22T11:3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 stand-alone R script supplied with this protocol, not a function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ins>
      <w:commentRangeEnd w:id="12"/>
      <w:r w:rsidDel="00000000" w:rsidR="00000000" w:rsidRPr="00000000">
        <w:commentReference w:id="12"/>
      </w:r>
      <w:commentRangeEnd w:id="50"/>
      <w:r>
        <w:commentReference w:id="50"/>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the service endpoint, target CRS and extent set in its parameter block. The script retrieves the area as tiled TIFF requests, validates each tile, mosaics them, and writes a single lossless tiled GeoTIFF (Cloud Optimized GeoTIFF) with internal overviews.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Requests are issued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TIFF</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the service’s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native pixel grid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nearest-neighbour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interpolation. This avoids the default screen-oriented JPEG rendering and prevents lossy JPEG compression or deliberate smoothing being introduced during export. It does not alter the intrinsic accuracy of the source mosaic.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Pixel size is read from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service metadata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rather than assumed. Where a service publishes </w:t>
      </w:r>
      <w:del w:id="50025" w:author="Michele Planta" w:date="2026-09-21T19: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multiple </w:delText>
        </w:r>
      </w:del>
      <w:sdt>
        <w:sdtPr>
          <w:id w:val="2062129986"/>
          <w:tag w:val="goog_rdk_30"/>
        </w:sdtPr>
        <w:sdtContent>
          <w:commentRangeStart w:id="13"/>
          <w:commentRangeStart w:id="45"/>
        </w:sdtContent>
      </w:sdt>
      <w:del w:id="50026" w:author="Michele Planta" w:date="2026-09-21T19: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epochs</w:delText>
        </w:r>
      </w:del>
      <w:ins w:id="50027" w:author="Michele Planta" w:date="2026-09-21T19:0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mosaics of several dates</w:t>
        </w:r>
      </w:ins>
      <w:commentRangeEnd w:id="13"/>
      <w:r w:rsidDel="00000000" w:rsidR="00000000" w:rsidRPr="00000000">
        <w:commentReference w:id="13"/>
      </w:r>
      <w:commentRangeEnd w:id="45"/>
      <w:r>
        <w:commentReference w:id="45"/>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these frequently differ in source and effective resolution, and a fixed assumption would mis-sample all but one of them. A user-supplied value is accepted but is checked against the service and a discrepancy is reported.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Every tile is validated on receipt against its expected dimensions, band count, data type, CRS, resolution and extent. Failed tiles are re-requested; completed tiles are reused if the script is re-run.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Provenance is written into the metadata of the output GeoTIFF itself rather than into a separate record: title, source institution, service URL, rights holder, licence, acquisition period, resolution, CRS, requested interpolation, compression, retrieval timestamp and pipeline description. Embedding this in the file ensures it survives copying between machines. An MD5 checksum is reported on completion and should be recorded.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1.7</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Optionally, every full-resolution value in the mosaic is compared against the corresponding value in the source tiles before the intermediates are deleted. This verification is recommended for any dataset intended to be reproducible.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single mosaic covering the whole study area is preferable to one raster per buffer. It is loaded once in QGIS, it presents no seams between adjacent working areas, and it allows buffers that overlap — the common case in a dense sampling design — to be digitised against identical pixels.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d0wom96bm19" w:id="17"/>
    <w:bookmarkEnd w:id="17"/>
    <w:p w:rsidR="00000000" w:rsidDel="00000000" w:rsidP="00000000" w:rsidRDefault="00000000" w:rsidRPr="00000000" w14:paraId="0000004E">
      <w:pPr>
        <w:pStyle w:val="Heading3"/>
        <w:rPr/>
      </w:pPr>
      <w:r w:rsidDel="00000000" w:rsidR="00000000" w:rsidRPr="00000000">
        <w:rPr>
          <w:rtl w:val="0"/>
        </w:rPr>
        <w:t xml:space="preserve">Step 2 — Establish the point locations and generate buffers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Buffers are generated around the locations to be characterised. The route taken depends on whether trustworthy coordinates already exist.</w:t>
      </w:r>
    </w:p>
    <w:bookmarkStart w:colFirst="0" w:colLast="0" w:name="bookmark=id.9tb2nbi0o5qg" w:id="18"/>
    <w:bookmarkEnd w:id="18"/>
    <w:p w:rsidR="00000000" w:rsidDel="00000000" w:rsidP="00000000" w:rsidRDefault="00000000" w:rsidRPr="00000000" w14:paraId="00000050">
      <w:pPr>
        <w:pStyle w:val="Heading4"/>
        <w:rPr/>
      </w:pPr>
      <w:r w:rsidDel="00000000" w:rsidR="00000000" w:rsidRPr="00000000">
        <w:rPr>
          <w:rtl w:val="0"/>
        </w:rPr>
        <w:t xml:space="preserve">Route A — Coordinates are unreliable or unavailable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1735157389"/>
          <w:tag w:val="goog_rdk_31"/>
        </w:sdtPr>
        <w:sdtContent>
          <w:commentRangeStart w:id="14"/>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Satellite positioning in dense informal settlements is frequently unreliable</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narrow alleys, closely spaced multi-storey construction and extensive overhead cabling degrade the signal, and the resulting positions may be displaced by more than the buffer radius. Where recorded coordinates cannot be trusted, locations may be identified directly from imagery, which in this setting is often the more accurate procedure.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Display the study area in Google Earth Pro or Google Earth for Web at a working zoom.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Identify each location in the imagery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together with the personnel who installed the equipment in the field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Their recognition of the specific building, entrance or rooftop is the authoritative record; the operator’s role is to place the marker where they indicate. This is the procedure used in developing the protocol, adopted after recorded field positions were found to be unreliable.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Place one placemark per location, named with the site identifier.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Export the placemarks as KML.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Import the KML into QGIS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Layer ▸ Add Layer ▸ Add Vector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It will carry a geographic CRS, normally WGS 84 (EPSG:4326).</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
        <w:sdtPr>
          <w:id w:val="-82980400"/>
          <w:tag w:val="goog_rdk_32"/>
        </w:sdtPr>
        <w:sdtContent>
          <w:commentRangeStart w:id="15"/>
          <w:commentRangeStart w:id="59"/>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Reproject to the projected CRS</w:t>
      </w:r>
      <w:commentRangeEnd w:id="15"/>
      <w:r w:rsidDel="00000000" w:rsidR="00000000" w:rsidRPr="00000000">
        <w:commentReference w:id="15"/>
      </w:r>
      <w:commentRangeEnd w:id="59"/>
      <w:r>
        <w:commentReference w:id="59"/>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the raster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Vector ▸ Data Management Tools ▸ Reproject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del w:id="50113" w:author="Michele Planta" w:date="2026-09-23T12:1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and save</w:delText>
        </w:r>
      </w:del>
      <w:ins w:id="50114" w:author="Michele Planta" w:date="2026-09-23T12:1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choice of CRS is explained under Coordinate reference system (Materials and inputs). Save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result as a GeoPackage layer. All subsequent geometric operations are performed in this CRS.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Record in the session log that positions were established by imagery identification rather than by field survey, together with who performed the identification. This is a property of the dataset that any subsequent analysis should be able to establish.</w:t>
      </w:r>
    </w:p>
    <w:bookmarkStart w:colFirst="0" w:colLast="0" w:name="bookmark=id.jol2y5sou4hr" w:id="19"/>
    <w:bookmarkEnd w:id="19"/>
    <w:p w:rsidR="00000000" w:rsidDel="00000000" w:rsidP="00000000" w:rsidRDefault="00000000" w:rsidRPr="00000000" w14:paraId="00000059">
      <w:pPr>
        <w:pStyle w:val="Heading4"/>
        <w:rPr/>
      </w:pPr>
      <w:r w:rsidDel="00000000" w:rsidR="00000000" w:rsidRPr="00000000">
        <w:rPr>
          <w:rtl w:val="0"/>
        </w:rPr>
        <w:t xml:space="preserve">Route B — Reliable coordinates exist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Import the coordinates. For a delimited text file, use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Layer ▸ Add Layer ▸ Add Delimited Text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specifying the X and Y fields and — critically — the CRS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 which the coordinates were recorded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which is not necessarily the CRS in which they will be used. For an existing spatial file, add it as a vector layer.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Confirm the declared CRS is correct by displaying the points over the raster before proceeding. A CRS declared incorrectly at import commonly places points plausibly but wrongly, and the error is easier to see at this stage than to diagnose later.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Reproject to the CRS of the raster and save as a GeoPackage layer.</w:t>
      </w:r>
    </w:p>
    <w:bookmarkStart w:colFirst="0" w:colLast="0" w:name="bookmark=id.z2mao1so5f1c" w:id="20"/>
    <w:bookmarkEnd w:id="20"/>
    <w:p w:rsidR="00000000" w:rsidDel="00000000" w:rsidP="00000000" w:rsidRDefault="00000000" w:rsidRPr="00000000" w14:paraId="0000005D">
      <w:pPr>
        <w:pStyle w:val="Heading4"/>
        <w:rPr/>
      </w:pPr>
      <w:r w:rsidDel="00000000" w:rsidR="00000000" w:rsidRPr="00000000">
        <w:rPr>
          <w:rtl w:val="0"/>
        </w:rPr>
        <w:t xml:space="preserve">Buffer generation, both routes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the point layer in the raster’s projected CRS, run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Vector ▸ Geoprocessing Tools ▸ Buffer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each working radius — 20, 30, 40 and 50 m in the present study — producing one layer per radius, or a single layer with a radius attribute.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Ensure the buffer layers carry the site identifier attribute, so that each buffer remains associated with its point through subsequent processing.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Style the buffers with a white fill at 30% opacity and a white outline, marking the working area without obscuring the imagery. Only the outermost radius bounds digitisation; the inner radii serve as visual reference.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Verify with the measurement tool that the distance from a point to its outer ring equals the intended radius in several directions. In a projected metric CRS this will hold; the check identifies a project left in a geographic CRS, in which the buffer is generated in degrees and renders as an ellipse.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rj92vdbx7en" w:id="21"/>
    <w:bookmarkEnd w:id="21"/>
    <w:p w:rsidR="00000000" w:rsidDel="00000000" w:rsidP="00000000" w:rsidRDefault="00000000" w:rsidRPr="00000000" w14:paraId="00000063">
      <w:pPr>
        <w:pStyle w:val="Heading3"/>
        <w:rPr/>
      </w:pPr>
      <w:r w:rsidDel="00000000" w:rsidR="00000000" w:rsidRPr="00000000">
        <w:rPr>
          <w:rtl w:val="0"/>
        </w:rPr>
        <w:t xml:space="preserve">Step 3 — Prepare the project and digitising layers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the project CRS to that of the raster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Project ▸ Properties ▸ CRS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115" w:author="Michele Planta" w:date="2026-09-23T12:14: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Never reproject the raster; reproject vector layers to it where necessary.</w:delText>
        </w:r>
      </w:del>
      <w:ins w:id="50116" w:author="Michele Planta" w:date="2026-09-23T12:1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 not reproject the raster, which would resample every pixel, unless it was delivered in an unsuitable CRS (see Coordinate reference system); reproject vector layers to it instead.</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All areas, buffers and planar distances are computed in this CRS.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Fix the raster rendering explicitly and record the settings. Use a contrast enhancement with a defined percentile clip rather than one recomputed from the visible extent, and disable any enhancement that changes as the view is panned. Where two operators will classify the same material, identical rendering settings are a precondition for the comparison to be meaningful.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Fix the working map scale. </w:t>
      </w:r>
      <w:sdt>
        <w:sdtPr>
          <w:id w:val="923065454"/>
          <w:tag w:val="goog_rdk_33"/>
        </w:sdtPr>
        <w:sdtContent>
          <w:commentRangeStart w:id="16"/>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study for which this protocol was developed the scale used throughout was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1:583</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determined empirically as the scale at which sub-metric objects remain resolvable while enough surrounding context is retained for consistent delineation. The appropriate value depends on the sampling distance of the imagery and on display resolution; whatever value is chosen should be fixed for the duration and recorded in the session log, since apparent texture and the perceived salience of small objects both change with zoom.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GeoPackage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the work. A single GeoPackage may hold the layers for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any number of sites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this is the recommended arrangement: overlapping buffers are the common case in a dense sampling design rather than the exception, and separating them across files would require the shared surfaces to be digitised more than once. Provided every feature carries a site identifier,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associates each buffer with its own point and computes descriptors for each independently, notwithstanding that they share polygons.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Add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polygon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at least these fields:</w:t>
      </w:r>
    </w:p>
    <w:tbl>
      <w:tblPr>
        <w:tblStyle w:val="Table2"/>
        <w:tblW w:w="9286.0" w:type="dxa"/>
        <w:jc w:val="left"/>
        <w:tblInd w:w="-108.0" w:type="dxa"/>
        <w:tblLayout w:type="fixed"/>
        <w:tblLook w:val="0020"/>
      </w:tblPr>
      <w:tblGrid>
        <w:gridCol w:w="1206"/>
        <w:gridCol w:w="602"/>
        <w:gridCol w:w="7478"/>
        <w:tblGridChange w:id="0">
          <w:tblGrid>
            <w:gridCol w:w="1206"/>
            <w:gridCol w:w="602"/>
            <w:gridCol w:w="7478"/>
          </w:tblGrid>
        </w:tblGridChange>
      </w:tblGrid>
      <w:tr>
        <w:trPr>
          <w:cantSplit w:val="0"/>
          <w:tblHeader w:val="1"/>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Field</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Type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Contents</w:t>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class_code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 class code. Numeric code alone, e.g.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7</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or a hyphenated pair, e.g.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8-10</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site_id</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Optional. Where polygons are digitised for one site in particular; unnecessary where a polygon is shared between overlapping buffers, since association is determined geometrically.</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note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Optional free text for the operator. Never parsed.</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flag</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191" w:author="Michele Planta" w:date="2026-09-25T15:38: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Optional: </w:delText>
              </w:r>
            </w:del>
            <w:del w:id="50192" w:author="Michele Planta" w:date="2026-09-25T15:38: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occluded</w:delText>
              </w:r>
            </w:del>
            <w:del w:id="50193" w:author="Michele Planta" w:date="2026-09-25T15:38: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w:delText>
              </w:r>
            </w:del>
            <w:del w:id="50194" w:author="Michele Planta" w:date="2026-09-25T15:38: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shadow</w:delText>
              </w:r>
            </w:del>
            <w:del w:id="50195" w:author="Michele Planta" w:date="2026-09-25T15:38: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w:delText>
              </w:r>
            </w:del>
            <w:del w:id="50196" w:author="Michele Planta" w:date="2026-09-25T15:38:00Z">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delText xml:space="preserve">oblique_ref</w:delText>
              </w:r>
            </w:del>
            <w:del w:id="50197" w:author="Michele Planta" w:date="2026-09-25T15:38: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 etc.</w:delText>
              </w:r>
            </w:del>
            <w:ins w:id="50198" w:author="Michele Planta" w:date="2026-09-25T15:38: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Optional evidence flag: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occluded</w:t>
              </w:r>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shadow</w:t>
              </w:r>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oblique_ref</w:t>
              </w:r>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or </w:t>
              </w:r>
              <w:r>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dated</w:t>
              </w:r>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(Steps 5.3, 6.4 and 4.3); several may be combined, separated by commas.</w:t>
              </w:r>
            </w:ins>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Keep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class_code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integer. A dual code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8-10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not a number, and an integer field will silently reject or mangle it.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Add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point layer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water-storage containers with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container_type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field taking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styling so that errors are visible at a glance:</w:t>
      </w:r>
    </w:p>
    <w:tbl>
      <w:tblPr>
        <w:tblStyle w:val="Table3"/>
        <w:tblW w:w="4141.0" w:type="dxa"/>
        <w:jc w:val="left"/>
        <w:tblInd w:w="-108.0" w:type="dxa"/>
        <w:tblLayout w:type="fixed"/>
        <w:tblLook w:val="0020"/>
      </w:tblPr>
      <w:tblGrid>
        <w:gridCol w:w="1638"/>
        <w:gridCol w:w="1721"/>
        <w:gridCol w:w="782"/>
        <w:tblGridChange w:id="0">
          <w:tblGrid>
            <w:gridCol w:w="1638"/>
            <w:gridCol w:w="1721"/>
            <w:gridCol w:w="782"/>
          </w:tblGrid>
        </w:tblGridChange>
      </w:tblGrid>
      <w:tr>
        <w:trPr>
          <w:cantSplit w:val="0"/>
          <w:tblHeader w:val="1"/>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Fill</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Outline</w:t>
            </w: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Buffer rings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White, 30% opacity</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White</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Digitised polygons</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White, 30% opacity</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Red</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translucent fill keeps surface tone and texture readable through the polygon; the red outline is unambiguous against both bright roofing and deep shadow.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Verify the fill really is translucent before starting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if polygons render opaque, every subsequent classification decision is compromised.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3.8</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up the class attribute for fast entry. In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Layer Properties ▸ Attributes Form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class_code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widget to </w:t>
      </w:r>
      <w:sdt>
        <w:sdtPr>
          <w:id w:val="755309455"/>
          <w:tag w:val="goog_rdk_34"/>
        </w:sdtPr>
        <w:sdtContent>
          <w:commentRangeStart w:id="17"/>
        </w:sdtContent>
      </w:sdt>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Value Map</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loading the class list</w:t>
      </w:r>
      <w:ins w:id="50108" w:author="Michele Planta" w:date="2026-09-22T14:0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w:r>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Load Data from CSV File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the CSV written in R; see On the class list)</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 that each entry appears as a readable label</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 Fibrocimento/amianto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 Laje sem impermeabilização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 Árvore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bound to the stored code. Entry then becomes a selection from a list rather than typed digits, eliminating transcription errors and removing the need to memorise codes.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Dual codes require their own Value Map entries. Add the pairs anticipated for the study area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8-10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7-19</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 entries in their own right, or set the widget to accept editable values. The field should not be reverted to free text to accommodate them, since the constraint that only valid codes can be entered is the reason for using a Value Map.</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3.9</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Enable snapping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Project ▸ Snapping Options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 the digitising layer, with a tolerance of a few pixels. Adjacent roof planes share boundaries, and snapping keeps those boundaries genuinely shared rather than nearly so.</w:t>
      </w:r>
      <w:ins w:id="50117" w:author="Michele Planta" w:date="2026-09-23T13:0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It serves only there: polygons need not touch one another (Step 5), and overlap must stay allowed in the snapping settings (Guideline 4).</w:t>
        </w:r>
      </w:ins>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7iys3b089n1" w:id="22"/>
    <w:bookmarkEnd w:id="22"/>
    <w:p w:rsidR="00000000" w:rsidDel="00000000" w:rsidP="00000000" w:rsidRDefault="00000000" w:rsidRPr="00000000" w14:paraId="00000089">
      <w:pPr>
        <w:pStyle w:val="Heading3"/>
        <w:rPr/>
      </w:pPr>
      <w:r w:rsidDel="00000000" w:rsidR="00000000" w:rsidRPr="00000000">
        <w:rPr>
          <w:rtl w:val="0"/>
        </w:rPr>
        <w:t xml:space="preserve">Step 4 — Temporal check</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imagery </w:t>
      </w:r>
      <w:del w:id="50028" w:author="Michele Planta" w:date="2026-09-21T19: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from more than one epoch</w:delText>
        </w:r>
      </w:del>
      <w:ins w:id="50029" w:author="Michele Planta" w:date="2026-09-21T19:0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 more than one date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available, the persistence of the digitised surfaces across the period covered by the point data should be established rather than assumed. The properties at issue are roof planes, building footprints and street geometry.</w:t>
      </w:r>
      <w:ins w:id="50131" w:author="Michele Planta" w:date="2026-09-24T13:1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Movable objects, apparent use and container states change too fast for a few dates to establish their stability.</w:t>
        </w:r>
      </w:ins>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Obtain the same extent </w:t>
      </w:r>
      <w:del w:id="50030" w:author="Michele Planta" w:date="2026-09-21T19: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for two or three earlier epochs.</w:delText>
        </w:r>
      </w:del>
      <w:ins w:id="50031" w:author="Michele Planta" w:date="2026-09-21T19:0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two or three other dates, from the provider’s dated mosaics or from historical imagery such as that of Google Earth.</w:t>
        </w:r>
      </w:ins>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132" w:author="Michele Planta" w:date="2026-09-24T13:11: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Compare in QGIS by toggling layer visibility.</w:delText>
        </w:r>
      </w:del>
      <w:ins w:id="50133" w:author="Michele Planta" w:date="2026-09-24T13:1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by toggling layer visibility in QGIS, or by stepping through the dates in a historical-imagery viewer.</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Confirm that the primary raster is structurally representative of the series: the same roof planes and footprints, with no abrupt change.</w:t>
      </w:r>
      <w:ins w:id="50134" w:author="Michele Planta" w:date="2026-09-24T13:1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Distinguish real change from differences in visibility due to illumination, season or viewing angle.</w:t>
        </w:r>
      </w:ins>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Record in the session log </w:t>
      </w:r>
      <w:del w:id="50032" w:author="Michele Planta" w:date="2026-09-21T19: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any structure unstable across epochs.</w:delText>
        </w:r>
      </w:del>
      <w:ins w:id="50033" w:author="Michele Planta" w:date="2026-09-21T19:0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dates compared and any structure unstable across them.</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Active construction is inherently transient and is always flagged.</w:t>
      </w:r>
      <w:ins w:id="50135" w:author="Michele Planta" w:date="2026-09-24T13:1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flag = dated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any polygon whose interpretation depended on the comparison.</w:t>
        </w:r>
      </w:ins>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Note that </w:t>
      </w:r>
      <w:del w:id="50034" w:author="Michele Planta" w:date="2026-09-21T19:04: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earlier epochs differ in source and effective resolution, and not all are true orthophotos.</w:delText>
        </w:r>
      </w:del>
      <w:ins w:id="50035" w:author="Michele Planta" w:date="2026-09-21T19:0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imagery of different dates differs in source and effective resolution, and not all of it is true-orthorectified.</w:t>
        </w:r>
      </w:ins>
      <w:ins w:id="50136" w:author="Michele Planta" w:date="2026-09-24T13:1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dates of historical two-dimensional images must also be kept distinct from those of three-dimensional reconstructions, which combine several acquisitions.</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This is a check on structural persistence, not a multi-temporal analysis.</w:t>
      </w:r>
    </w:p>
    <w:p w14:paraId="3A10000F"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37" w:author="Michele Planta" w:date="2026-09-24T13:15:00Z"/>
          <w:rFonts w:ascii="Cambria" w:cs="Cambria" w:eastAsia="Cambria" w:hAnsi="Cambria"/>
          <w:b w:val="0"/>
          <w:bCs w:val="0"/>
          <w:i w:val="0"/>
          <w:iCs w:val="0"/>
          <w:smallCaps w:val="0"/>
          <w:strike w:val="0"/>
          <w:color w:val="000000"/>
          <w:sz w:val="22"/>
          <w:szCs w:val="22"/>
          <w:u w:val="none"/>
          <w:shd w:fill="auto" w:val="clear"/>
          <w:vertAlign w:val="baseline"/>
        </w:rPr>
      </w:pPr>
      <w:commentRangeStart w:id="63"/>
      <w:ins w:id="50138" w:author="Michele Planta" w:date="2026-09-24T13:1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Maré application the check used Google Earth historical imagery, inspected systematically during mapping; new construction was visible in some comparisons and was taken into account when interpreting the primary image. The IPP series of dated mosaics (1999–2025) was not used for this purpose.</w:t>
        </w:r>
      </w:ins>
      <w:commentRangeEnd w:id="63"/>
      <w:r>
        <w:commentReference w:id="63"/>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zwp5rkkfov8" w:id="23"/>
    <w:bookmarkEnd w:id="23"/>
    <w:p w:rsidR="00000000" w:rsidDel="00000000" w:rsidP="00000000" w:rsidRDefault="00000000" w:rsidRPr="00000000" w14:paraId="00000090">
      <w:pPr>
        <w:pStyle w:val="Heading3"/>
        <w:rPr/>
      </w:pPr>
      <w:r w:rsidDel="00000000" w:rsidR="00000000" w:rsidRPr="00000000">
        <w:rPr>
          <w:rtl w:val="0"/>
        </w:rPr>
        <w:t xml:space="preserve">Step 5 — First pass: delineation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Working systematically across the buffer, delineate the visible surfaces. Surfaces that appear uninteresting should not be skipped on that basis: a surface omitted because it seemed unimportant cannot subsequently be found to matter.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Split a surface where its state changes, rather than where the building changes. A single continuous metal roof, bright and intact over one portion and oxidised over another, is two polygons</w:t>
      </w:r>
      <w:del w:id="50199" w:author="Michele Planta" w:date="2026-09-25T15:4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delText>
        </w:r>
      </w:del>
      <w:ins w:id="50200" w:author="Michele Planta" w:date="2026-09-25T15:4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 5 and class 19.</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surface, not the cadastral unit, constitutes the micro-environment.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Follow the visible edge of each surface. Where an eave, a cable or a tree crown occludes part of a boundary, interpolate along the direction the boundary was following and 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flag = occluded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Assign at most a provisional class. Classification follows in Step 6.</w:t>
      </w:r>
    </w:p>
    <w:bookmarkStart w:colFirst="0" w:colLast="0" w:name="bookmark=id.r9bidjgu5a" w:id="24"/>
    <w:bookmarkEnd w:id="24"/>
    <w:p w:rsidR="00000000" w:rsidDel="00000000" w:rsidP="00000000" w:rsidRDefault="00000000" w:rsidRPr="00000000" w14:paraId="00000095">
      <w:pPr>
        <w:pStyle w:val="Heading4"/>
        <w:rPr/>
      </w:pPr>
      <w:r w:rsidDel="00000000" w:rsidR="00000000" w:rsidRPr="00000000">
        <w:rPr>
          <w:rtl w:val="0"/>
        </w:rPr>
        <w:t xml:space="preserve">Expected completeness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2055592217"/>
          <w:tag w:val="goog_rdk_35"/>
        </w:sdtPr>
        <w:sdtContent>
          <w:commentRangeStart w:id="18"/>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delineation is not the objective and should not be attempted</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urban fabric of a dense informal settlement is complex enough that exhaustive coverage is unattainable at any sampling distance, and this remains true with true-orthorectified imagery, which removes positional displacement without revealing surfaces that were never visible from above.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del w:id="50202" w:author="Michele Planta" w:date="2026-09-26T14:00:00Z"/>
          <w:rFonts w:ascii="Cambria" w:cs="Cambria" w:eastAsia="Cambria" w:hAnsi="Cambria"/>
          <w:b w:val="0"/>
          <w:bCs w:val="0"/>
          <w:i w:val="0"/>
          <w:iCs w:val="0"/>
          <w:smallCaps w:val="0"/>
          <w:strike w:val="0"/>
          <w:color w:val="000000"/>
          <w:sz w:val="22"/>
          <w:szCs w:val="22"/>
          <w:u w:val="none"/>
          <w:shd w:fill="auto" w:val="clear"/>
          <w:vertAlign w:val="baseline"/>
        </w:rPr>
      </w:pPr>
      <w:del w:id="50201" w:author="Michele Planta" w:date="2026-09-26T14:0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Three consequences follow, all of them normal.</w:delText>
        </w:r>
      </w:del>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Polygons are not required to tile the buffer.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118" w:author="Michele Planta" w:date="2026-09-23T13: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There is no adjacency constraint between them: gaps are permitted, and </w:delText>
        </w:r>
      </w:del>
      <w:sdt>
        <w:sdtPr>
          <w:id w:val="-1210122174"/>
          <w:tag w:val="goog_rdk_36"/>
        </w:sdtPr>
        <w:sdtContent>
          <w:commentRangeStart w:id="19"/>
          <w:commentRangeStart w:id="60"/>
        </w:sdtContent>
      </w:sdt>
      <w:del w:id="50119" w:author="Michele Planta" w:date="2026-09-23T13: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no polygon is required to share a boundary with any other</w:delText>
        </w:r>
      </w:del>
      <w:commentRangeEnd w:id="19"/>
      <w:r w:rsidDel="00000000" w:rsidR="00000000" w:rsidRPr="00000000">
        <w:commentReference w:id="19"/>
      </w:r>
      <w:commentRangeEnd w:id="60"/>
      <w:r>
        <w:commentReference w:id="60"/>
      </w:r>
      <w:del w:id="50120" w:author="Michele Planta" w:date="2026-09-23T13: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delText>
        </w:r>
      </w:del>
      <w:ins w:id="50121" w:author="Michele Planta" w:date="2026-09-23T13:0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Gaps are permitted and a polygon need not touch any other; where two surfaces do share an edge, snapping (Step 3.9) keeps it common to both, so that no sliver gap or overlap appears between them.</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Delineation follows what is visible, not a partition of the plane.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del w:id="50205" w:author="Michele Planta" w:date="2026-09-26T14:00:00Z"/>
          <w:rFonts w:ascii="Cambria" w:cs="Cambria" w:eastAsia="Cambria" w:hAnsi="Cambria"/>
          <w:b w:val="0"/>
          <w:bCs w:val="0"/>
          <w:i w:val="0"/>
          <w:iCs w:val="0"/>
          <w:smallCaps w:val="0"/>
          <w:strike w:val="0"/>
          <w:color w:val="000000"/>
          <w:sz w:val="22"/>
          <w:szCs w:val="22"/>
          <w:u w:val="none"/>
          <w:shd w:fill="auto" w:val="clear"/>
          <w:vertAlign w:val="baseline"/>
        </w:rPr>
      </w:pPr>
      <w:commentRangeStart w:id="68"/>
      <w:del w:id="50203" w:author="Michele Planta" w:date="2026-09-26T14:00:00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delText xml:space="preserve">Deeply shadowed areas may be left undelineated.</w:delText>
        </w:r>
      </w:del>
      <w:del w:id="50204" w:author="Michele Planta" w:date="2026-09-26T14:0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A substantial proportion of any dense urban raster lies in shadow, within which little texture is recoverable. Assigning a class to such an area would record a guess as an observation.</w:delText>
        </w:r>
      </w:del>
      <w:commentRangeEnd w:id="68"/>
      <w:r>
        <w:commentReference w:id="68"/>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del w:id="50208" w:author="Michele Planta" w:date="2026-09-26T14:00:00Z"/>
          <w:rFonts w:ascii="Cambria" w:cs="Cambria" w:eastAsia="Cambria" w:hAnsi="Cambria"/>
          <w:b w:val="0"/>
          <w:bCs w:val="0"/>
          <w:i w:val="0"/>
          <w:iCs w:val="0"/>
          <w:smallCaps w:val="0"/>
          <w:strike w:val="0"/>
          <w:color w:val="000000"/>
          <w:sz w:val="22"/>
          <w:szCs w:val="22"/>
          <w:u w:val="none"/>
          <w:shd w:fill="auto" w:val="clear"/>
          <w:vertAlign w:val="baseline"/>
        </w:rPr>
      </w:pPr>
      <w:del w:id="50206" w:author="Michele Planta" w:date="2026-09-26T14:00:00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delText xml:space="preserve">Overlap is permitted</w:delText>
        </w:r>
      </w:del>
      <w:del w:id="50207" w:author="Michele Planta" w:date="2026-09-26T14:0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as set out in Guideline 4, so the summed class area may exceed the buffer area.</w:delText>
        </w:r>
      </w:del>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952433856"/>
          <w:tag w:val="goog_rdk_37"/>
        </w:sdtPr>
        <w:sdtContent>
          <w:commentRangeStart w:id="20"/>
          <w:commentRangeStart w:id="69"/>
        </w:sdtContent>
      </w:sdt>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reports the proportion of each buffer covered</w:t>
      </w:r>
      <w:commentRangeEnd w:id="20"/>
      <w:r w:rsidDel="00000000" w:rsidR="00000000" w:rsidRPr="00000000">
        <w:commentReference w:id="20"/>
      </w:r>
      <w:commentRangeEnd w:id="69"/>
      <w:r>
        <w:commentReference w:id="69"/>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(Step 12), which may exceed 100% where polygons overlap. </w:t>
      </w:r>
      <w:del w:id="50209" w:author="Michele Planta" w:date="2026-09-26T14:01: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This protocol prescribes no minimum. The acceptable proportion depends on the field of application, the quality of the imagery and the intended use of the output, and it is not the place of a general protocol to fix it. As an informal point of reference, coverage in the region of 80% has proved workable in the setting for which this protocol was developed; this figure is offered as an indication of scale and not as a threshold, and no result should be accepted or rejected on the basis of it.</w:delText>
        </w:r>
      </w:del>
      <w:ins w:id="50210" w:author="Michele Planta" w:date="2026-09-26T14:0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minimum is prescribed; Step 12.3 sets out how the diagnostic is read.</w:t>
        </w:r>
      </w:ins>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20frfdkqg3w" w:id="25"/>
    <w:bookmarkEnd w:id="25"/>
    <w:p w:rsidR="00000000" w:rsidDel="00000000" w:rsidP="00000000" w:rsidRDefault="00000000" w:rsidRPr="00000000" w14:paraId="0000009D">
      <w:pPr>
        <w:pStyle w:val="Heading3"/>
        <w:rPr/>
      </w:pPr>
      <w:r w:rsidDel="00000000" w:rsidR="00000000" w:rsidRPr="00000000">
        <w:rPr>
          <w:rtl w:val="0"/>
        </w:rPr>
        <w:t xml:space="preserve">Step 6 — Second pass: classification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15 cm a two-dimensional true orthophoto carries more structural information than its planimetric nature suggests. The cues below are conventional elements of image interpretation.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6.1 Cast shadow — the principal height cue.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Adjacent slabs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lajes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different heights are separated by sharp-edged shadow strips cast by the taller onto the lower, and both the presence and the length of the strip scale with the height difference. Use these to resolve a block of stepped slabs into its constituent structures. Each slab is a separate structure with its own drainage, its own container and its own occupants, and each is a separate polygon.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Working technique.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
        <w:sdtPr>
          <w:id w:val="1910064165"/>
          <w:tag w:val="goog_rdk_38"/>
        </w:sdtPr>
        <w:sdtContent>
          <w:commentRangeStart w:id="21"/>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Temporarily stretch the display to the dark end of the histogram</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clip the white point down so the shadows expand across the visible range. Shadow boundaries become unmistakable, and the height steps they encode resolve immediately. Return to the standard rendering to classify surfaces.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cue has limits. Two structures of nearly equal height cast no separating shadow; a height step whose shadow falls on a surface not visible from above produces none that can be observed; and at certain solar geometries the shadow of a taller neighbour obscures rather than delineates. In such cases the number of distinct structures is underdetermined by the image, and the best-supported reading should be recorded and noted as such.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6.2 Surface relief — the material cue.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Corrugation, seam geometry and ridge rhythm are directly visible at this sampling distance and are what distinguish the sheet-roofing classes from one another and from flat slabs. Weathering alters apparent colour; the structural signature persists.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Classify on the rib pattern, not on the tone.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6.3 Evidence of use — the social-terrace cue.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Maré list this is class 8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quintal, balcão ou terraço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defining property is not the surface material but that people habitually occupy the surface. At 15 cm the following are nadir-visible </w:t>
      </w:r>
      <w:del w:id="50177" w:author="Michele Planta" w:date="2026-09-25T14:5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and any of them is sufficient:</w:delText>
        </w:r>
      </w:del>
      <w:ins w:id="50178" w:author="Michele Planta" w:date="2026-09-25T14:5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each supports that reading, although an isolated object is interpreted in context rather than taken as conclusive:</w:t>
        </w:r>
      </w:ins>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laundry drying on a line (thin linear features with their own shadow);</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chairs or tables (small objects casting distinct shadows);</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potted plants along a parapet;</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floor tiling or a laid surface pattern.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179" w:author="Michele Planta" w:date="2026-09-25T14:5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These override the material reading.</w:delText>
        </w:r>
      </w:del>
      <w:ins w:id="50180" w:author="Michele Planta" w:date="2026-09-25T14:5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these cues support the use interpretation, it takes precedence over the material reading; where they are ambiguous, the material class is kept as the second code.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raw concrete slab carrying a table and a washing line is a terrace that happens to be unfinished — record it as class 8, or as a dual code to preserve the material reading as well (Step 7.3).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6.4 Oblique reference display.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
        <w:sdtPr>
          <w:id w:val="209399755"/>
          <w:tag w:val="goog_rdk_39"/>
        </w:sdtPr>
        <w:sdtContent>
          <w:commentRangeStart w:id="22"/>
          <w:commentRangeStart w:id="67"/>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three-dimensional viewer such as Google Earth Pro</w:t>
      </w:r>
      <w:commentRangeEnd w:id="22"/>
      <w:r w:rsidDel="00000000" w:rsidR="00000000" w:rsidRPr="00000000">
        <w:commentReference w:id="22"/>
      </w:r>
      <w:commentRangeEnd w:id="67"/>
      <w:r>
        <w:commentReference w:id="67"/>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or Google Earth for Web, kept open at the same location on a second screen, contributes evidence that no nadir raster carries at any sampling distance. Three categories in particular:</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Surfaces occluded from above.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Laundry drying beneath a projecting roof edge, and objects sheltered under eaves, are invisible in nadir imagery and plainly resolved obliquely. Because evidence of habitual use is the defining criterion for the social-terrace class, this changes class assignments rather than merely confirming them.</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Vertical building faces.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Doors and windows opening onto a surface establish that it is accessed and occupied, and separate an elevated terrace from a ground-level courtyard where inward-facing shadow alone leaves the question open.</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Transient features.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Where the two sources were acquired on different dates within the same period, a feature present in one and absent from the other — a street market occupying a thoroughfare, for instance — is identifiable as transient. A single acquisition provides no basis for that distinction.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benefit runs in both directions, and in one respect the coarser source </w:t>
      </w:r>
      <w:del w:id="50139" w:author="Michele Planta" w:date="2026-09-24T14: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is</w:delText>
        </w:r>
      </w:del>
      <w:ins w:id="50140" w:author="Michele Planta" w:date="2026-09-24T14:0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be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better one. </w:t>
      </w:r>
      <w:del w:id="50141" w:author="Michele Planta" w:date="2026-09-24T14: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Municipal orthophoto products are typically delivered close to their raw radiometry and clip hard in shadow, whereas consumer platforms apply tone mapping that recovers substantially more shadow detail. </w:delText>
        </w:r>
      </w:del>
      <w:sdt>
        <w:sdtPr>
          <w:id w:val="-490076707"/>
          <w:tag w:val="goog_rdk_40"/>
        </w:sdtPr>
        <w:sdtContent>
          <w:commentRangeStart w:id="23"/>
          <w:commentRangeStart w:id="64"/>
        </w:sdtContent>
      </w:sdt>
      <w:del w:id="50142" w:author="Michele Planta" w:date="2026-09-24T14: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In a matched comparison of one block, approximately 41% of the orthophoto panel fell below a deep-shadow threshold against approximately 13% of the consumer panel, and at a stricter threshold 33% against 3%. </w:delText>
        </w:r>
      </w:del>
      <w:commentRangeEnd w:id="23"/>
      <w:r w:rsidDel="00000000" w:rsidR="00000000" w:rsidRPr="00000000">
        <w:commentReference w:id="23"/>
      </w:r>
      <w:commentRangeEnd w:id="64"/>
      <w:r>
        <w:commentReference w:id="64"/>
      </w:r>
      <w:del w:id="50143" w:author="Michele Planta" w:date="2026-09-24T14: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Features lying in shadow — a polluted channel, a narrow alley, a shaded courtyard — are frequently near-black in the orthophoto and plainly readable in the consumer rendering, so the second source is consulted for shadowed surfaces as a matter of routine and not only for oblique evidence.</w:delText>
        </w:r>
      </w:del>
      <w:ins w:id="50144" w:author="Michele Planta" w:date="2026-09-24T14:0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Some features lying in shadow — a polluted channel, a narrow alley, a shaded courtyard — are near-black in the orthophoto and readable in the Google Earth rendering. The comparison is qualitative, since illumination and processing differ between the two acquisitions; the second source is nonetheless consulted for shadowed surfaces as a matter of routine, and not only for oblique evidence.</w:t>
        </w:r>
      </w:ins>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sdt>
        <w:sdtPr>
          <w:id w:val="195393249"/>
          <w:tag w:val="goog_rdk_41"/>
        </w:sdtPr>
        <w:sdtContent>
          <w:commentRangeStart w:id="24"/>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Note also that deep shadow is not always an obstacle</w:t>
      </w:r>
      <w:commentRangeEnd w:id="24"/>
      <w:r w:rsidDel="00000000" w:rsidR="00000000" w:rsidRPr="00000000">
        <w:commentReference w:id="24"/>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 28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beco interno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defined by it: narrow internal alleys are identified precisely by their persistent shadow, so for that class shadow is the diagnostic cue. And a surface lit across part of its extent can usually be classified from the illuminated portion together with its surroundings, </w:t>
      </w:r>
      <w:del w:id="50181" w:author="Michele Planta" w:date="2026-09-25T14:5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since roofing material and surface state are continuous across a single plane.</w:delText>
        </w:r>
      </w:del>
      <w:ins w:id="50182" w:author="Michele Planta" w:date="2026-09-25T14:5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since roofing material and surface state are usually continuous across a plane — an inference recorded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flag = shadow</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where the state could change in the shadowed part.</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Surfaces should be left unclassified only where they are shadowed in their entirety with no informative surround.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conditions apply.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All geometry is drawn against the primary raster in QGIS.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oblique viewer serves interpretation only and is never a digitising surface</w:t>
      </w:r>
      <w:del w:id="50183" w:author="Michele Planta" w:date="2026-09-25T15:01: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delText>
        </w:r>
      </w:del>
      <w:ins w:id="50184" w:author="Michele Planta" w:date="2026-09-25T15:0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new work.</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185" w:author="Michele Planta" w:date="2026-09-25T15:0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Beyond the orthorectification argument, there is a practical reason: Google Earth for Web renders the three-dimensional building model without an option to disable it, so vector overlays other than those at ground level are occluded by the buildings themselves and cannot be edited reliably. The desktop application, which permitted digitisation, is no longer distributed.</w:delText>
        </w:r>
      </w:del>
      <w:ins w:id="50186" w:author="Michele Planta" w:date="2026-09-25T15:0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Beyond the orthorectification argument there is a practical one: Google Earth Pro for desktop, which permits drawing, will no longer be available for download after 25 June 2027.</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QGIS working against a true orthophoto is therefore the durable arrangement, and it is the one this protocol prescribes.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Record the dependency.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flag = oblique_ref</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any polygon whose classification depended on the oblique view, so that decisions an operator working from the orthophoto alone could not reproduce remain identifiable in any subsequent reliability assessment, and so that transferability to settings without oblique coverage can be judged.</w:t>
      </w:r>
      <w:ins w:id="50190" w:author="Michele Planta" w:date="2026-09-25T15:3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occluded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shadow</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(Steps 5.3, 6.4 and 4.3), this flag records the evidence behind each decision, separating direct observation from contextual interpretation; these flags extend the Maré workflow and are not available for every object of that dataset.</w:t>
        </w:r>
      </w:ins>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Populate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class_code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every polygon.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bviy8c1xzt9" w:id="26"/>
    <w:bookmarkEnd w:id="26"/>
    <w:p w:rsidR="00000000" w:rsidDel="00000000" w:rsidP="00000000" w:rsidRDefault="00000000" w:rsidRPr="00000000" w14:paraId="000000B4">
      <w:pPr>
        <w:pStyle w:val="Heading3"/>
        <w:rPr/>
      </w:pPr>
      <w:r w:rsidDel="00000000" w:rsidR="00000000" w:rsidRPr="00000000">
        <w:rPr>
          <w:rtl w:val="0"/>
        </w:rPr>
        <w:t xml:space="preserve">Step 7 — </w:t>
      </w:r>
      <w:sdt>
        <w:sdtPr>
          <w:id w:val="1098945929"/>
          <w:tag w:val="goog_rdk_42"/>
        </w:sdtPr>
        <w:sdtContent>
          <w:commentRangeStart w:id="25"/>
          <w:commentRangeStart w:id="56"/>
        </w:sdtContent>
      </w:sdt>
      <w:r w:rsidDel="00000000" w:rsidR="00000000" w:rsidRPr="00000000">
        <w:rPr>
          <w:rtl w:val="0"/>
        </w:rPr>
        <w:t xml:space="preserve">Recording classes</w:t>
      </w:r>
      <w:commentRangeEnd w:id="25"/>
      <w:r w:rsidDel="00000000" w:rsidR="00000000" w:rsidRPr="00000000">
        <w:commentReference w:id="25"/>
      </w:r>
      <w:commentRangeEnd w:id="56"/>
      <w:r>
        <w:commentReference w:id="56"/>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class code goes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class_code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entered through the Value Map dropdown (Step 3.8).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entry is the numeric code alone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class 7</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fibrocimento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Where KML is used instead of GeoPackage, the same code is placed in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element and nowhere else.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7.3 Dual codes.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Two classes may be recorded as a hyphen-separated pair,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better-supported reading first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parses both positions, so an analyst can use the primary alone, run sensitivity analyses on the secondary, or exclude dual-coded polygons.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Three distinct situations warrant this, and only one is uncertainty:</w:t>
      </w:r>
    </w:p>
    <w:tbl>
      <w:tblPr>
        <w:tblStyle w:val="Table4"/>
        <w:tblW w:w="9286.0" w:type="dxa"/>
        <w:jc w:val="left"/>
        <w:tblInd w:w="-108.0" w:type="dxa"/>
        <w:tblLayout w:type="fixed"/>
        <w:tblLook w:val="0020"/>
      </w:tblPr>
      <w:tblGrid>
        <w:gridCol w:w="5480"/>
        <w:gridCol w:w="3198"/>
        <w:gridCol w:w="608"/>
        <w:tblGridChange w:id="0">
          <w:tblGrid>
            <w:gridCol w:w="5480"/>
            <w:gridCol w:w="3198"/>
            <w:gridCol w:w="608"/>
          </w:tblGrid>
        </w:tblGridChange>
      </w:tblGrid>
      <w:tr>
        <w:trPr>
          <w:cantSplit w:val="0"/>
          <w:tblHeader w:val="1"/>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Situation</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Example</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Genuine co-presence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 both classes materially present on the same surface</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 social terrace carrying construction debris</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Use inferred against material</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 surface finish says one thing, evidence of habitual access says another</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 raw, unpaved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with a ladder giving access to it</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8-6</w:t>
            </w: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Interpretive uncertainty</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 two readings are genuinely live and the image does not settle it</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Corrugated sheeting whose material cannot be resolved</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7-19</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first two are not hedges. They record something a single code cannot express: that a surface has two simultaneous characters, or that its function and its fabric point in different directions. Both are common and both are epidemiologically meaningful — debris on a terrace is a container reservoir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terrace is a resting site.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Order is significant: the primary code is the better-supported interpretation, and downstream analyses default to it.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Dual codes should be used deliberately. Where most polygons in a buffer carry one, the indication is not that the site is ambiguous but that the class list does not fit it, and the list should be revised.</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aprjz519ys6" w:id="27"/>
    <w:bookmarkEnd w:id="27"/>
    <w:p w:rsidR="00000000" w:rsidDel="00000000" w:rsidP="00000000" w:rsidRDefault="00000000" w:rsidRPr="00000000" w14:paraId="000000C9">
      <w:pPr>
        <w:pStyle w:val="Heading3"/>
        <w:rPr/>
      </w:pPr>
      <w:r w:rsidDel="00000000" w:rsidR="00000000" w:rsidRPr="00000000">
        <w:rPr>
          <w:rtl w:val="0"/>
        </w:rPr>
        <w:t xml:space="preserve">Step 8 — Water-storage container point layer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Containers are recorded 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points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polygons, because the relevant properties are presence, count and lid status rather than surface area.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Place one point at the centre of each container.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Classify by lid status. Use categorised symbology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container_type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 the classes are distinguishable at a glance and unambiguous in screenshots:</w:t>
      </w:r>
    </w:p>
    <w:tbl>
      <w:tblPr>
        <w:tblStyle w:val="Table5"/>
        <w:tblW w:w="9286.0" w:type="dxa"/>
        <w:jc w:val="left"/>
        <w:tblInd w:w="-108.0" w:type="dxa"/>
        <w:tblLayout w:type="fixed"/>
        <w:tblLook w:val="0020"/>
      </w:tblPr>
      <w:tblGrid>
        <w:gridCol w:w="1888"/>
        <w:gridCol w:w="1514"/>
        <w:gridCol w:w="5884"/>
        <w:tblGridChange w:id="0">
          <w:tblGrid>
            <w:gridCol w:w="1888"/>
            <w:gridCol w:w="1514"/>
            <w:gridCol w:w="5884"/>
          </w:tblGrid>
        </w:tblGridChange>
      </w:tblGrid>
      <w:tr>
        <w:trPr>
          <w:cantSplit w:val="0"/>
          <w:tblHeader w:val="1"/>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Class</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Suggested symbol</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Visual key</w:t>
            </w: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154" w:author="Michele Planta" w:date="2026-09-25T13:08:00Z">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delText xml:space="preserve">Sealed tank</w:delText>
              </w:r>
            </w:del>
            <w:ins w:id="50155" w:author="Michele Planta" w:date="2026-09-25T13:08: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Apparently sealed tank</w:t>
              </w:r>
            </w:ins>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Neutral yellow marker</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158" w:author="Michele Planta" w:date="2026-09-25T13:09: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Uniformly bright, homogeneous tone across the whole circular object, consistent with an intact lid.</w:delText>
              </w:r>
            </w:del>
            <w:ins w:id="50159" w:author="Michele Planta" w:date="2026-09-25T13:09: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 appearance of a properly sealed tank: a lid seated over the whole opening, with a continuous upper surface of homogeneous tone. Read as apparently sealed.</w:t>
              </w:r>
            </w:ins>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156" w:author="Michele Planta" w:date="2026-09-25T13:08:00Z">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delText xml:space="preserve">Unsealed tank / potential breeding site</w:delText>
              </w:r>
            </w:del>
            <w:ins w:id="50157" w:author="Michele Planta" w:date="2026-09-25T13:08: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Possibly unsealed tank</w:t>
              </w:r>
            </w:ins>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Red warning (danger) marker</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 bright annular rim enclosing a dark, non-reflective centre — consistent either with an open water surface absorbing incident light, or with internal shadow cast by a missing or displaced lid.</w:t>
            </w:r>
            <w:ins w:id="50160" w:author="Michele Planta" w:date="2026-09-25T13:09: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More generally, any container that differs from the appearance of a properly sealed tank, ambiguous cases included. Read as possibly unsealed.</w:t>
              </w:r>
            </w:ins>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Swimming pool</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Swimmer marker</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Cyan to bright blue tone; larger; typically rectangular or circular.</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QGIS ships an SVG marker library including warning and recreation symbols; set these once and save as a layer style file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.qml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 every buffer in the project, and every rater, uses identical symbology.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Lid status is the least secure attribute in the dataset and should be treated as such. Detecting a container and determining its lid state are distinct problems with different error rates: the rim-to-centre contrast used to identify an open container may also be produced by a dark-walled but sealed tank, or by a sealed tank lying in shadow. </w:t>
      </w:r>
      <w:del w:id="50161" w:author="Michele Planta" w:date="2026-09-25T13:1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Where the determination is uncertain, the point is recorded and flagged rather than assigned a class.</w:delText>
        </w:r>
      </w:del>
      <w:ins w:id="50162" w:author="Michele Planta" w:date="2026-09-25T13:1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uncertainty is accepted rather than resolved case by case: a container is recorded as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only when it shows the appearance of a properly sealed tank, and anything that differs from that appearance is recorded as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read as possibly unsealed. Because the rule is explicit and runs in one direction, its consequences can be examined in sensitivity analyses — for example by repeating an analysis with the total container count, which does not depend on lid status, or by assuming a range for the share of possibly unsealed containers that are in fact closed.</w:t>
        </w:r>
      </w:ins>
    </w:p>
    <w:p w14:paraId="3A100011"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63" w:author="Michele Planta" w:date="2026-09-25T13:16:00Z"/>
          <w:rFonts w:ascii="Cambria" w:cs="Cambria" w:eastAsia="Cambria" w:hAnsi="Cambria"/>
          <w:b w:val="0"/>
          <w:bCs w:val="0"/>
          <w:i w:val="0"/>
          <w:iCs w:val="0"/>
          <w:smallCaps w:val="0"/>
          <w:strike w:val="0"/>
          <w:color w:val="000000"/>
          <w:sz w:val="22"/>
          <w:szCs w:val="22"/>
          <w:u w:val="none"/>
          <w:shd w:fill="auto" w:val="clear"/>
          <w:vertAlign w:val="baseline"/>
        </w:rPr>
      </w:pPr>
      <w:commentRangeStart w:id="66"/>
      <w:ins w:id="50164" w:author="Michele Planta" w:date="2026-09-25T13:16: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Reading the two lid classes.</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Both describe the inspected image, not a permanent state, and the rule makes them deliberately asymmetric.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 is inclusive: it gathers plainly open containers together with displaced or damaged lids and ambiguous appearances, and so favours sensitivity over specificity — containers that may give mosquitoes access are not missed, at the cost of including some that are in fact closed. A visible opening is evidence that the container was accessible at the date of the image and may be so again, which is the epidemiological reason for recording it; the image says nothing about how often the lid is off, whether the water is suitable or whether breeding occurs.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 is the strict one, read as apparently sealed, since a lid that looks properly seated may still fit poorly at a scale the image cannot resolve. The codes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are retained.</w:t>
        </w:r>
      </w:ins>
      <w:commentRangeEnd w:id="66"/>
      <w:r>
        <w:commentReference w:id="66"/>
      </w:r>
    </w:p>
    <w:p w14:paraId="3A100012"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65" w:author="Michele Planta" w:date="2026-09-25T13:18:00Z"/>
          <w:rFonts w:ascii="Cambria" w:cs="Cambria" w:eastAsia="Cambria" w:hAnsi="Cambria"/>
          <w:b w:val="0"/>
          <w:bCs w:val="0"/>
          <w:i w:val="0"/>
          <w:iCs w:val="0"/>
          <w:smallCaps w:val="0"/>
          <w:strike w:val="0"/>
          <w:color w:val="000000"/>
          <w:sz w:val="22"/>
          <w:szCs w:val="22"/>
          <w:u w:val="none"/>
          <w:shd w:fill="auto" w:val="clear"/>
          <w:vertAlign w:val="baseline"/>
        </w:rPr>
      </w:pPr>
      <w:ins w:id="50166" w:author="Michele Planta" w:date="2026-09-25T13:18: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Worked examples</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(image examples to be added to the Annexe):</w:t>
        </w:r>
      </w:ins>
    </w:p>
    <w:p w14:paraId="3A100013" w14:textId="777777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ins w:id="50167" w:author="Michele Planta" w:date="2026-09-25T13:19:00Z"/>
        </w:rPr>
      </w:pPr>
      <w:ins w:id="50168" w:author="Michele Planta" w:date="2026-09-25T13:1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Lid seated over the whole opening, continuous upper surface of uniform tone (moulded ribs or a handle visible), crisp shadow on the slab: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ins>
    </w:p>
    <w:p w14:paraId="3A100014" w14:textId="777777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ins w:id="50169" w:author="Michele Planta" w:date="2026-09-25T13:19:00Z"/>
        </w:rPr>
      </w:pPr>
      <w:ins w:id="50170" w:author="Michele Planta" w:date="2026-09-25T13:1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Bright rim around a dark centre, with or without the lid lying beside the tank: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ins>
    </w:p>
    <w:p w14:paraId="3A100015" w14:textId="777777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ins w:id="50171" w:author="Michele Planta" w:date="2026-09-25T13:20:00Z"/>
        </w:rPr>
      </w:pPr>
      <w:ins w:id="50172" w:author="Michele Planta" w:date="2026-09-25T13:2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Lid visibly shifted, cracked or partly missing: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ins>
    </w:p>
    <w:p w14:paraId="3A100016" w14:textId="777777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ins w:id="50173" w:author="Michele Planta" w:date="2026-09-25T13:20:00Z"/>
        </w:rPr>
      </w:pPr>
      <w:ins w:id="50174" w:author="Michele Planta" w:date="2026-09-25T13:2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Dark centre on a tank standing against a parapet, where the dark area may be the parapet’s shadow: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ambiguity is accepted.</w:t>
        </w:r>
      </w:ins>
    </w:p>
    <w:p w14:paraId="3A100017" w14:textId="777777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ins w:id="50175" w:author="Michele Planta" w:date="2026-09-25T13:21:00Z"/>
        </w:rPr>
      </w:pPr>
      <w:ins w:id="50176" w:author="Michele Planta" w:date="2026-09-25T13:2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Uniformly dark lid, for example old fibre-cement, seated over the whole opening with no rim contrast: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sealed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darkness alone is not an opening.</w:t>
        </w:r>
      </w:ins>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Swimming pools are recorded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twice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 a point here, where container function is the attribute of interest, and as a polygon in the surface layer, where extent is.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3c219og9adj" w:id="28"/>
    <w:bookmarkEnd w:id="28"/>
    <w:p w:rsidR="00000000" w:rsidDel="00000000" w:rsidP="00000000" w:rsidRDefault="00000000" w:rsidRPr="00000000" w14:paraId="000000DD">
      <w:pPr>
        <w:pStyle w:val="Heading3"/>
        <w:rPr/>
      </w:pPr>
      <w:r w:rsidDel="00000000" w:rsidR="00000000" w:rsidRPr="00000000">
        <w:rPr>
          <w:rtl w:val="0"/>
        </w:rPr>
        <w:t xml:space="preserve">Step 9 — Distances to external points of interest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
        <w:sdtPr>
          <w:id w:val="1209547226"/>
          <w:tag w:val="goog_rdk_43"/>
        </w:sdtPr>
        <w:sdtContent>
          <w:commentRangeStart w:id="26"/>
          <w:commentRangeStart w:id="65"/>
        </w:sdtContent>
      </w:sdt>
      <w:del w:id="50145" w:author="Michele Planta" w:date="2026-09-24T14:3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Record the straight-line distance from the focal point to each external feature of interest — for the Complexo da Maré, the landfill, the urban park, the expressway and the polluted canal.</w:delText>
        </w:r>
      </w:del>
      <w:ins w:id="50146" w:author="Michele Planta" w:date="2026-09-24T14:3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Digitise the external features of interest as a line or polygon layer — for the Complexo da Maré, the expressways bordering the complex, polluted canals, waste lots, street markets, construction sites, a family health clinic and an urban park — and compute the shortest distance from each point to each feature with the Processing algorithm </w:t>
        </w:r>
        <w:r>
          <w:rPr>
            <w:rFonts w:ascii="Cambria" w:cs="Cambria" w:eastAsia="Cambria" w:hAnsi="Cambria"/>
            <w:b w:val="0"/>
            <w:bCs w:val="0"/>
            <w:i w:val="1"/>
            <w:iCs w:val="1"/>
            <w:smallCaps w:val="0"/>
            <w:strike w:val="0"/>
            <w:color w:val="000000"/>
            <w:sz w:val="22"/>
            <w:szCs w:val="22"/>
            <w:u w:val="none"/>
            <w:shd w:fill="auto" w:val="clear"/>
            <w:vertAlign w:val="baseline"/>
            <w:rtl w:val="0"/>
          </w:rPr>
          <w:t xml:space="preserve">Join attributes by nearest</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(one run per feature), which writes it to the point layer; </w:t>
        </w:r>
        <w:r>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Shortest line between features</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also draws the lines, for checking. Distances are measured to the nearest edge of a feature, not its centroid, which matters for canals and expressways.</w:t>
        </w:r>
      </w:ins>
      <w:commentRangeEnd w:id="26"/>
      <w:r w:rsidDel="00000000" w:rsidR="00000000" w:rsidRPr="00000000">
        <w:commentReference w:id="26"/>
      </w:r>
      <w:commentRangeEnd w:id="65"/>
      <w:r>
        <w:commentReference w:id="65"/>
      </w:r>
      <w:r w:rsidDel="00000000" w:rsidR="00000000" w:rsidRPr="00000000">
        <w:rPr>
          <w:rtl w:val="0"/>
        </w:rPr>
      </w:r>
    </w:p>
    <w:p w14:paraId="3A100010"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47" w:author="Michele Planta" w:date="2026-09-24T14:36:00Z"/>
          <w:rFonts w:ascii="Cambria" w:cs="Cambria" w:eastAsia="Cambria" w:hAnsi="Cambria"/>
          <w:b w:val="0"/>
          <w:bCs w:val="0"/>
          <w:i w:val="0"/>
          <w:iCs w:val="0"/>
          <w:smallCaps w:val="0"/>
          <w:strike w:val="0"/>
          <w:color w:val="000000"/>
          <w:sz w:val="22"/>
          <w:szCs w:val="22"/>
          <w:u w:val="none"/>
          <w:shd w:fill="auto" w:val="clear"/>
          <w:vertAlign w:val="baseline"/>
        </w:rPr>
      </w:pPr>
      <w:ins w:id="50148" w:author="Michele Planta" w:date="2026-09-24T14:3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Maré layers these distances were drawn by hand in Google Earth, as a line from each point to the nearest part of each feature, named after both (for example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NH_15_LinhaVermelha</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whose length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reads. The computed procedure replaces that step and finds the true minimum rather than one judged by eye.</w:t>
        </w:r>
      </w:ins>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043" w:author="Michele Planta" w:date="2026-09-21T20: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Identify these by visual inspection and verify against local field knowledge rather than taking them from c</w:delText>
        </w:r>
      </w:del>
      <w:sdt>
        <w:sdtPr>
          <w:id w:val="1753822701"/>
          <w:tag w:val="goog_rdk_44"/>
        </w:sdtPr>
        <w:sdtContent>
          <w:commentRangeStart w:id="27"/>
          <w:commentRangeStart w:id="47"/>
        </w:sdtContent>
      </w:sdt>
      <w:del w:id="50044" w:author="Michele Planta" w:date="2026-09-21T20: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rowdsourced map layers, which are characteristically incomplete in informal settlements</w:delText>
        </w:r>
      </w:del>
      <w:commentRangeEnd w:id="27"/>
      <w:r w:rsidDel="00000000" w:rsidR="00000000" w:rsidRPr="00000000">
        <w:commentReference w:id="27"/>
      </w:r>
      <w:commentRangeEnd w:id="47"/>
      <w:r>
        <w:commentReference w:id="47"/>
      </w:r>
      <w:del w:id="50045" w:author="Michele Planta" w:date="2026-09-21T20:03: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w:delText>
        </w:r>
      </w:del>
      <w:ins w:id="50046" w:author="Michele Planta" w:date="2026-09-21T20:03: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these features by visual inspection and verify them against local knowledge. Existing map layers, institutional or collaborative, can serve as a starting point, but their coverage of informal settlements varies and should be checked against the imagery.</w:t>
        </w:r>
      </w:ins>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del w:id="50149" w:author="Michele Planta" w:date="2026-09-24T14: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Record the values in the session log; they enter the analysis as scalars.</w:delText>
        </w:r>
      </w:del>
      <w:ins w:id="50150" w:author="Michele Planta" w:date="2026-09-24T14:3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distances are stored with the points and enter the analysis as scalars.</w:t>
        </w:r>
      </w:ins>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Disclosure note.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Precise distances to several named points of interest can support triangulation of a </w:t>
      </w:r>
      <w:del w:id="50151" w:author="Michele Planta" w:date="2026-09-24T14:39: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focal point’s</w:delText>
        </w:r>
      </w:del>
      <w:ins w:id="50152" w:author="Michele Planta" w:date="2026-09-24T14:3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point’s</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location. Treat them</w:t>
      </w:r>
      <w:ins w:id="50153" w:author="Michele Planta" w:date="2026-09-24T14:39: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any line layer from which they were derived,</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 restricted alongside the coordinates, and review before any public release.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wd4kwlabnj6" w:id="29"/>
    <w:bookmarkEnd w:id="29"/>
    <w:p w:rsidR="00000000" w:rsidDel="00000000" w:rsidP="00000000" w:rsidRDefault="00000000" w:rsidRPr="00000000" w14:paraId="000000E3">
      <w:pPr>
        <w:pStyle w:val="Heading3"/>
        <w:rPr/>
      </w:pPr>
      <w:r w:rsidDel="00000000" w:rsidR="00000000" w:rsidRPr="00000000">
        <w:rPr>
          <w:rtl w:val="0"/>
        </w:rPr>
        <w:t xml:space="preserve">Step 10 — Session log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One row per buffer: operator; date; </w:t>
      </w:r>
      <w:del w:id="50213" w:author="Michele Planta" w:date="2026-09-26T14:4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tile checksum and image year</w:delText>
        </w:r>
      </w:del>
      <w:ins w:id="50214" w:author="Michele Planta" w:date="2026-09-26T14:4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raster checksum and image date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rendering settings; </w:t>
      </w:r>
      <w:del w:id="50036" w:author="Michele Planta" w:date="2026-09-21T19:04: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any epoch anomaly</w:delText>
        </w:r>
      </w:del>
      <w:ins w:id="50037" w:author="Michele Planta" w:date="2026-09-21T19:0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dates compared in Step 4 and any change found</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polygon count; dual-coded count; </w:t>
      </w:r>
      <w:del w:id="50215" w:author="Michele Planta" w:date="2026-09-26T14:4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occlusion-flagged count; </w:delText>
        </w:r>
      </w:del>
      <w:del w:id="50216" w:author="Michele Planta" w:date="2026-09-26T14:40:00Z">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delText xml:space="preserve">oblique_ref</w:delText>
        </w:r>
      </w:del>
      <w:del w:id="50217" w:author="Michele Planta" w:date="2026-09-26T14:4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count</w:delText>
        </w:r>
      </w:del>
      <w:ins w:id="50218" w:author="Michele Planta" w:date="2026-09-26T14:4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count of each evidence flag</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deliberately unclassified surfaces and why; container counts by class; </w:t>
      </w:r>
      <w:del w:id="50219" w:author="Michele Planta" w:date="2026-09-26T14:41: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POI distances; </w:delText>
        </w:r>
      </w:de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free-text notes.</w:t>
      </w:r>
      <w:ins w:id="50220" w:author="Michele Planta" w:date="2026-09-26T14:4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This operator’s log is distinct from the run log that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writes (Expected results).</w:t>
        </w:r>
      </w:ins>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what makes a buffer auditable a year later, and it is the raw material for the limitations section of any paper using the data.</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qxu45np2uik" w:id="30"/>
    <w:bookmarkEnd w:id="30"/>
    <w:p w:rsidR="00000000" w:rsidDel="00000000" w:rsidP="00000000" w:rsidRDefault="00000000" w:rsidRPr="00000000" w14:paraId="000000E7">
      <w:pPr>
        <w:pStyle w:val="Heading3"/>
        <w:rPr/>
      </w:pPr>
      <w:r w:rsidDel="00000000" w:rsidR="00000000" w:rsidRPr="00000000">
        <w:rPr>
          <w:rtl w:val="0"/>
        </w:rPr>
        <w:t xml:space="preserve">Step 11 — Deliverable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GeoPackage</w:t>
      </w:r>
      <w:ins w:id="50221" w:author="Michele Planta" w:date="2026-09-26T14:44: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created in Step 3.4</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itself the deliverable; no export step is required, and it is the recommended master format.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del w:id="50229" w:author="Michele Planta" w:date="2026-09-26T14:45:00Z"/>
          <w:rFonts w:ascii="Cambria" w:cs="Cambria" w:eastAsia="Cambria" w:hAnsi="Cambria"/>
          <w:b w:val="0"/>
          <w:bCs w:val="0"/>
          <w:i w:val="0"/>
          <w:iCs w:val="0"/>
          <w:smallCaps w:val="0"/>
          <w:strike w:val="0"/>
          <w:color w:val="000000"/>
          <w:sz w:val="22"/>
          <w:szCs w:val="22"/>
          <w:u w:val="none"/>
          <w:shd w:fill="auto" w:val="clear"/>
          <w:vertAlign w:val="baseline"/>
        </w:rPr>
      </w:pPr>
      <w:del w:id="50222" w:author="Michele Planta" w:date="2026-09-26T14:45:00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delText xml:space="preserve">11.2</w:delText>
        </w:r>
      </w:del>
      <w:del w:id="50223" w:author="Michele Planta" w:date="2026-09-26T14: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w:delText>
        </w:r>
      </w:del>
      <w:sdt>
        <w:sdtPr>
          <w:id w:val="-589984519"/>
          <w:tag w:val="goog_rdk_45"/>
        </w:sdtPr>
        <w:sdtContent>
          <w:commentRangeStart w:id="28"/>
          <w:commentRangeStart w:id="70"/>
        </w:sdtContent>
      </w:sdt>
      <w:del w:id="50224" w:author="Michele Planta" w:date="2026-09-26T14: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A single GeoPackage may contain the layers for </w:delText>
        </w:r>
      </w:del>
      <w:del w:id="50225" w:author="Michele Planta" w:date="2026-09-26T14:45:00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delText xml:space="preserve">any number of sites</w:delText>
        </w:r>
      </w:del>
      <w:commentRangeEnd w:id="28"/>
      <w:r w:rsidDel="00000000" w:rsidR="00000000" w:rsidRPr="00000000">
        <w:commentReference w:id="28"/>
      </w:r>
      <w:commentRangeEnd w:id="70"/>
      <w:r>
        <w:commentReference w:id="70"/>
      </w:r>
      <w:del w:id="50226" w:author="Michele Planta" w:date="2026-09-26T14: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and where buffers overlap this is the recommended arrangement rather than a compromise. In a dense sampling design overlapping catchments are the normal case: a surface falling within two buffers is digitised once and contributes to both, whereas one file per site would require it to be digitised twice, with no guarantee that the two delineations agreed. Provided every buffer carries a site identifier, </w:delText>
        </w:r>
      </w:del>
      <w:del w:id="50227" w:author="Michele Planta" w:date="2026-09-26T14:45:00Z">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delText xml:space="preserve">bufferscape</w:delText>
        </w:r>
      </w:del>
      <w:del w:id="50228" w:author="Michele Planta" w:date="2026-09-26T14:4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determines the association between polygons and sites geometrically and returns descriptors for each site independently.</w:delText>
        </w:r>
      </w:del>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del w:id="50230" w:author="Michele Planta" w:date="2026-09-26T14:46:00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delText xml:space="preserve">11.3</w:delText>
        </w:r>
      </w:del>
      <w:ins w:id="50231" w:author="Michele Planta" w:date="2026-09-26T14:46: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11.2</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Where KML is required — </w:t>
      </w:r>
      <w:sdt>
        <w:sdtPr>
          <w:id w:val="483343280"/>
          <w:tag w:val="goog_rdk_46"/>
        </w:sdtPr>
        <w:sdtContent>
          <w:commentRangeStart w:id="29"/>
          <w:commentRangeStart w:id="46"/>
        </w:sdtContent>
      </w:sdt>
      <w:del w:id="50040" w:author="Michele Planta" w:date="2026-09-21T19: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for a collaborator working in a three-dimensional viewer,</w:delText>
        </w:r>
      </w:del>
      <w:commentRangeEnd w:id="29"/>
      <w:r w:rsidDel="00000000" w:rsidR="00000000" w:rsidRPr="00000000">
        <w:commentReference w:id="29"/>
      </w:r>
      <w:commentRangeEnd w:id="46"/>
      <w:r>
        <w:commentReference w:id="46"/>
      </w:r>
      <w:del w:id="50041" w:author="Michele Planta" w:date="2026-09-21T19: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for instance</w:delText>
        </w:r>
      </w:del>
      <w:ins w:id="50042" w:author="Michele Planta" w:date="2026-09-21T19:3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example to exchange layers with collaborators using Google Earth, whose native format it is, or to combine them with the Maré layers, which were drawn there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export with the class code written to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element. </w:t>
      </w:r>
      <w:del w:id="50232" w:author="Michele Planta" w:date="2026-09-26T14:46: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The same arrangement applies:</w:delText>
        </w:r>
      </w:del>
      <w:ins w:id="50233" w:author="Michele Planta" w:date="2026-09-26T14:46: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with the GeoPackage (Step 3.4),</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single KML may contain several overlapping buffers, and this was the working practice during development of the protocol.</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When reading KML, force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GDAL KML driver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preference to LIBKML. LIBKML discards the description element without raising an error, with the result that class codes are silently lost.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handles this automatically; where files are read by other means it should be set explicitly. The problem does not arise with GeoPackage, which is among the reasons to prefer it.</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b3wy8jiplq9" w:id="31"/>
    <w:bookmarkEnd w:id="31"/>
    <w:p w:rsidR="00000000" w:rsidDel="00000000" w:rsidP="00000000" w:rsidRDefault="00000000" w:rsidRPr="00000000" w14:paraId="000000ED">
      <w:pPr>
        <w:pStyle w:val="Heading3"/>
        <w:rPr/>
      </w:pPr>
      <w:r w:rsidDel="00000000" w:rsidR="00000000" w:rsidRPr="00000000">
        <w:rPr>
          <w:rtl w:val="0"/>
        </w:rPr>
        <w:t xml:space="preserve">Step 12 — Quality control and coverage diagnostics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12.1</w:t>
      </w:r>
      <w:del w:id="50065" w:author="Michele Planta" w:date="2026-09-22T11:40: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Run </w:delText>
        </w:r>
      </w:del>
      <w:ins w:id="50066" w:author="Michele Planta" w:date="2026-09-22T11:40: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Check the layers in QGIS first (Processing: </w:t>
        </w:r>
        <w:r>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Check validity</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where needed, </w:t>
        </w:r>
        <w:r>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Fix geometries</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since hand-drawn polygons, particularly from Google Earth, often have self-intersecting rings. Next, run </w:t>
        </w:r>
      </w:ins>
      <w:sdt>
        <w:sdtPr>
          <w:id w:val="-145685278"/>
          <w:tag w:val="goog_rdk_47"/>
        </w:sdtPr>
        <w:sdtContent>
          <w:commentRangeStart w:id="30"/>
        </w:sdtContent>
      </w:sdt>
      <w:sdt>
        <w:sdtPr>
          <w:id w:val="1750876786"/>
          <w:tag w:val="goog_rdk_48"/>
        </w:sdtPr>
        <w:sdtContent>
          <w:commentRangeStart w:id="31"/>
          <w:commentRangeStart w:id="58"/>
        </w:sdtContent>
      </w:sdt>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validate_dictionary()</w:t>
      </w:r>
      <w:commentRangeEnd w:id="30"/>
      <w:r w:rsidDel="00000000" w:rsidR="00000000" w:rsidRPr="00000000">
        <w:commentReference w:id="30"/>
      </w:r>
      <w:commentRangeEnd w:id="31"/>
      <w:r w:rsidDel="00000000" w:rsidR="00000000" w:rsidRPr="00000000">
        <w:commentReference w:id="31"/>
      </w:r>
      <w:commentRangeEnd w:id="58"/>
      <w:r>
        <w:commentReference w:id="58"/>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w:t>
      </w:r>
      <w:del w:id="50067" w:author="Michele Planta" w:date="2026-09-22T11:41: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your</w:delText>
        </w:r>
      </w:del>
      <w:ins w:id="50068" w:author="Michele Planta" w:date="2026-09-22T11:4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
        <w:sdtPr>
          <w:id w:val="2069952387"/>
          <w:tag w:val="goog_rdk_49"/>
        </w:sdtPr>
        <w:sdtContent>
          <w:commentRangeStart w:id="32"/>
          <w:commentRangeStart w:id="57"/>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list</w:t>
      </w:r>
      <w:ins w:id="50069" w:author="Michele Planta" w:date="2026-09-22T11:41: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use (see On the class list)</w:t>
        </w:r>
      </w:ins>
      <w:commentRangeEnd w:id="32"/>
      <w:r w:rsidDel="00000000" w:rsidR="00000000" w:rsidRPr="00000000">
        <w:commentReference w:id="32"/>
      </w:r>
      <w:commentRangeEnd w:id="57"/>
      <w:r>
        <w:commentReference w:id="57"/>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then </w:t>
      </w:r>
      <w:sdt>
        <w:sdtPr>
          <w:id w:val="606758569"/>
          <w:tag w:val="goog_rdk_50"/>
        </w:sdtPr>
        <w:sdtContent>
          <w:commentRangeStart w:id="33"/>
          <w:commentRangeStart w:id="51"/>
          <w:commentRangeStart w:id="75"/>
        </w:sdtContent>
      </w:sdt>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batch_composition()</w:t>
      </w:r>
      <w:commentRangeEnd w:id="33"/>
      <w:r w:rsidDel="00000000" w:rsidR="00000000" w:rsidRPr="00000000">
        <w:commentReference w:id="33"/>
      </w:r>
      <w:commentRangeEnd w:id="51"/>
      <w:r>
        <w:commentReference w:id="51"/>
      </w:r>
      <w:commentRangeEnd w:id="75"/>
      <w:r>
        <w:commentReference w:id="75"/>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the layers. Unparseable codes</w:t>
      </w:r>
      <w:del w:id="50070" w:author="Michele Planta" w:date="2026-09-22T11:4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codes absent</w:delText>
        </w:r>
      </w:del>
      <w:ins w:id="50071" w:author="Michele Planta" w:date="2026-09-22T11:42: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codes absent</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the dictionary</w:t>
      </w:r>
      <w:del w:id="50072" w:author="Michele Planta" w:date="2026-09-22T11:42: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and invalid geometries</w:delText>
        </w:r>
      </w:de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are reported. </w:t>
      </w:r>
      <w:sdt>
        <w:sdtPr>
          <w:id w:val="1816538823"/>
          <w:tag w:val="goog_rdk_51"/>
        </w:sdtPr>
        <w:sdtContent>
          <w:commentRangeStart w:id="34"/>
        </w:sdtContent>
      </w:sdt>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accepts GeoPackage and KML without being told which it is being given</w:t>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produces the same tables, maps and charts from either.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Fix any reported problem in QGIS and re-run. Do not hand-edit exported files.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12.3 Read the coverage diagnostics.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Two quantities are reported per buffer:</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Summed class area as a proportion of buffer area.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Because polygons legitimately overlap,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this can and often does exceed 100%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a value above 100% is not an error. Read against the union below, it indexes how much co-located surface the site contains.</w:t>
      </w:r>
      <w:ins w:id="50246" w:author="Michele Planta" w:date="2026-09-27T13:1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summed value far above the union where little surface is co-located usually signals duplicated polygons (Processing: </w:t>
        </w:r>
        <w:r>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Delete duplicate geometries</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ins>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Union of all polygons as a proportion of buffer area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the proportion receiving any classification at all. This cannot exceed 100%, and its complement is the unclassified fraction.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composition plots show the unclassified area directly, which is usually faster to read than the numbers.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minimum coverage is prescribed. A buffer dominated by open water, a stadium or a single large industrial roof may show low classified coverage and be well characterised nonetheless, whereas a dense residential buffer at the same value may not be. A universal threshold would be arbitrary and would create an incentive to assign surfaces to classes in order to reach it, which is the behaviour Guideline 3 exists to discourage. Where a reference point is wanted, </w:t>
      </w:r>
      <w:del w:id="50211" w:author="Michele Planta" w:date="2026-09-26T14:05: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coverage in the region of 80% has proved workable in the setting for which this protocol was developed</w:delText>
        </w:r>
      </w:del>
      <w:ins w:id="50212" w:author="Michele Planta" w:date="2026-09-26T14:05: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union coverage in the Maré application had a median of 92% at a 50 m radius (interquartile range 90–95%, 78 buffers), with a single buffer below 80%</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but the appropriate value depends on the field of application, the imagery and the intended use of the output.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64" w:lineRule="auto"/>
        <w:ind w:left="480" w:right="48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diagnostic serves transparency. It should be inspected for every buffer and its distribution across the dataset reported. Where a buffer falls well below the remainder of the set, the cause should be established: most often shadow, occlusion, or a surface type the class list does not cover, the last of which is a finding about the class list rather than about the buffer.</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dkpff20kzu5" w:id="32"/>
    <w:bookmarkEnd w:id="32"/>
    <w:p w:rsidR="00000000" w:rsidDel="00000000" w:rsidP="00000000" w:rsidRDefault="00000000" w:rsidRPr="00000000" w14:paraId="000000F7">
      <w:pPr>
        <w:pStyle w:val="Heading2"/>
        <w:rPr/>
      </w:pPr>
      <w:sdt>
        <w:sdtPr>
          <w:id w:val="-1326793503"/>
          <w:tag w:val="goog_rdk_52"/>
        </w:sdtPr>
        <w:sdtContent>
          <w:commentRangeStart w:id="35"/>
          <w:commentRangeStart w:id="52"/>
        </w:sdtContent>
      </w:sdt>
      <w:r w:rsidDel="00000000" w:rsidR="00000000" w:rsidRPr="00000000">
        <w:rPr>
          <w:rtl w:val="0"/>
        </w:rPr>
        <w:t xml:space="preserve">Expected results</w:t>
      </w:r>
      <w:commentRangeEnd w:id="35"/>
      <w:r w:rsidDel="00000000" w:rsidR="00000000" w:rsidRPr="00000000">
        <w:commentReference w:id="35"/>
      </w:r>
      <w:commentRangeEnd w:id="52"/>
      <w:r>
        <w:commentReference w:id="52"/>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del w:id="50096" w:author="Michele Planta" w:date="2026-09-22T12:38:00Z"/>
          <w:rFonts w:ascii="Cambria" w:cs="Cambria" w:eastAsia="Cambria" w:hAnsi="Cambria"/>
          <w:b w:val="0"/>
          <w:bCs w:val="0"/>
          <w:i w:val="0"/>
          <w:iCs w:val="0"/>
          <w:smallCaps w:val="0"/>
          <w:strike w:val="0"/>
          <w:color w:val="000000"/>
          <w:sz w:val="22"/>
          <w:szCs w:val="22"/>
          <w:u w:val="none"/>
          <w:shd w:fill="auto" w:val="clear"/>
          <w:vertAlign w:val="baseline"/>
        </w:rPr>
      </w:pPr>
      <w:del w:id="50087"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One GeoPackage containing the polygon and container layers for one or more sites — of the order of 250 polygons per buffer in a dense settlement core at a 50 m radius — together with </w:delText>
        </w:r>
      </w:del>
      <w:sdt>
        <w:sdtPr>
          <w:id w:val="1513123251"/>
          <w:tag w:val="goog_rdk_53"/>
        </w:sdtPr>
        <w:sdtContent>
          <w:commentRangeStart w:id="36"/>
          <w:commentRangeStart w:id="53"/>
        </w:sdtContent>
      </w:sdt>
      <w:del w:id="50088"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one session log row per buffer</w:delText>
        </w:r>
      </w:del>
      <w:commentRangeEnd w:id="36"/>
      <w:r w:rsidDel="00000000" w:rsidR="00000000" w:rsidRPr="00000000">
        <w:commentReference w:id="36"/>
      </w:r>
      <w:commentRangeEnd w:id="53"/>
      <w:r>
        <w:commentReference w:id="53"/>
      </w:r>
      <w:del w:id="50089"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and a</w:delText>
        </w:r>
      </w:del>
      <w:sdt>
        <w:sdtPr>
          <w:id w:val="1593865854"/>
          <w:tag w:val="goog_rdk_54"/>
        </w:sdtPr>
        <w:sdtContent>
          <w:commentRangeStart w:id="37"/>
          <w:commentRangeStart w:id="54"/>
        </w:sdtContent>
      </w:sdt>
      <w:del w:id="50090"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single verified raster </w:delText>
        </w:r>
      </w:del>
      <w:commentRangeEnd w:id="37"/>
      <w:r w:rsidDel="00000000" w:rsidR="00000000" w:rsidRPr="00000000">
        <w:commentReference w:id="37"/>
      </w:r>
      <w:commentRangeEnd w:id="54"/>
      <w:r>
        <w:commentReference w:id="54"/>
      </w:r>
      <w:del w:id="50091"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carrying its provenance in its metadata. Downstream, </w:delText>
        </w:r>
      </w:del>
      <w:del w:id="50092" w:author="Michele Planta" w:date="2026-09-22T12:38:00Z">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delText xml:space="preserve">bufferscape</w:delText>
        </w:r>
      </w:del>
      <w:del w:id="50093"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returns </w:delText>
        </w:r>
      </w:del>
      <w:sdt>
        <w:sdtPr>
          <w:id w:val="1933005866"/>
          <w:tag w:val="goog_rdk_55"/>
        </w:sdtPr>
        <w:sdtContent>
          <w:commentRangeStart w:id="38"/>
          <w:commentRangeStart w:id="55"/>
        </w:sdtContent>
      </w:sdt>
      <w:del w:id="50094"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one attribute table</w:delText>
        </w:r>
      </w:del>
      <w:commentRangeEnd w:id="38"/>
      <w:r w:rsidDel="00000000" w:rsidR="00000000" w:rsidRPr="00000000">
        <w:commentReference w:id="38"/>
      </w:r>
      <w:commentRangeEnd w:id="55"/>
      <w:r>
        <w:commentReference w:id="55"/>
      </w:r>
      <w:del w:id="50095" w:author="Michele Planta" w:date="2026-09-22T12:38: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 per radius containing, for each class, the area, the distance-weighted area, the nearest-class distance and the polygon count, together with container counts, distances to external features and coverage diagnostics, computed independently for every site.</w:delText>
        </w:r>
      </w:del>
    </w:p>
    <w:p w14:paraId="3A100007"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097" w:author="Michele Planta" w:date="2026-09-22T12:39:00Z"/>
          <w:rFonts w:ascii="Cambria" w:cs="Cambria" w:eastAsia="Cambria" w:hAnsi="Cambria"/>
          <w:b w:val="0"/>
          <w:bCs w:val="0"/>
          <w:i w:val="0"/>
          <w:iCs w:val="0"/>
          <w:smallCaps w:val="0"/>
          <w:strike w:val="0"/>
          <w:color w:val="000000"/>
          <w:sz w:val="22"/>
          <w:szCs w:val="22"/>
          <w:u w:val="none"/>
          <w:shd w:fill="auto" w:val="clear"/>
          <w:vertAlign w:val="baseline"/>
        </w:rPr>
      </w:pPr>
      <w:ins w:id="50098" w:author="Michele Planta" w:date="2026-09-22T12:39: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From QGIS (Steps 2–11).</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One GeoPackage with the polygon and container layers for one or more sites — typically 100 to 250 polygons per buffer at 50 m in a dense settlement core (median about 165 in the Maré application) — and the point layer carrying the distances of Step 9. Google Earth produces no separate output; its contribution is recorded through the evidence flags.</w:t>
        </w:r>
      </w:ins>
    </w:p>
    <w:p w14:paraId="3A100008"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099" w:author="Michele Planta" w:date="2026-09-22T12:40:00Z"/>
          <w:rFonts w:ascii="Cambria" w:cs="Cambria" w:eastAsia="Cambria" w:hAnsi="Cambria"/>
          <w:b w:val="0"/>
          <w:bCs w:val="0"/>
          <w:i w:val="0"/>
          <w:iCs w:val="0"/>
          <w:smallCaps w:val="0"/>
          <w:strike w:val="0"/>
          <w:color w:val="000000"/>
          <w:sz w:val="22"/>
          <w:szCs w:val="22"/>
          <w:u w:val="none"/>
          <w:shd w:fill="auto" w:val="clear"/>
          <w:vertAlign w:val="baseline"/>
        </w:rPr>
      </w:pPr>
      <w:ins w:id="50100" w:author="Michele Planta" w:date="2026-09-22T12:40: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From the operator.</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session log of Step 10.</w:t>
        </w:r>
      </w:ins>
    </w:p>
    <w:p w14:paraId="3A100009"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01" w:author="Michele Planta" w:date="2026-09-22T12:41:00Z"/>
          <w:rFonts w:ascii="Cambria" w:cs="Cambria" w:eastAsia="Cambria" w:hAnsi="Cambria"/>
          <w:b w:val="0"/>
          <w:bCs w:val="0"/>
          <w:i w:val="0"/>
          <w:iCs w:val="0"/>
          <w:smallCaps w:val="0"/>
          <w:strike w:val="0"/>
          <w:color w:val="000000"/>
          <w:sz w:val="22"/>
          <w:szCs w:val="22"/>
          <w:u w:val="none"/>
          <w:shd w:fill="auto" w:val="clear"/>
          <w:vertAlign w:val="baseline"/>
        </w:rPr>
      </w:pPr>
      <w:ins w:id="50102" w:author="Michele Planta" w:date="2026-09-22T12:41: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From Step 1.</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single GeoTIFF mosaic whose tiles were checked on retrieval, with its provenance in its metadata and its MD5 checksum recorded.</w:t>
        </w:r>
      </w:ins>
    </w:p>
    <w:p w14:paraId="3A10000A" w14:textId="77777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ins w:id="50103" w:author="Michele Planta" w:date="2026-09-22T12:42:00Z"/>
          <w:rFonts w:ascii="Cambria" w:cs="Cambria" w:eastAsia="Cambria" w:hAnsi="Cambria"/>
          <w:b w:val="0"/>
          <w:bCs w:val="0"/>
          <w:i w:val="0"/>
          <w:iCs w:val="0"/>
          <w:smallCaps w:val="0"/>
          <w:strike w:val="0"/>
          <w:color w:val="000000"/>
          <w:sz w:val="22"/>
          <w:szCs w:val="22"/>
          <w:u w:val="none"/>
          <w:shd w:fill="auto" w:val="clear"/>
          <w:vertAlign w:val="baseline"/>
        </w:rPr>
      </w:pPr>
      <w:ins w:id="50104" w:author="Michele Planta" w:date="2026-09-22T12:42:00Z">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From R (bufferscape, Step 12).</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workbook giving, for every site and radius, the area, distance-weighted area, nearest-class distance and polygon count of each class, container counts by lid class and coverage diagnostics; a map and composition charts per site; and a run log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run_log.txt</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the files processed and any failure.</w:t>
        </w:r>
      </w:ins>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hqffsnu9uab" w:id="33"/>
    <w:bookmarkEnd w:id="33"/>
    <w:p w:rsidR="00000000" w:rsidDel="00000000" w:rsidP="00000000" w:rsidRDefault="00000000" w:rsidRPr="00000000" w14:paraId="000000FA">
      <w:pPr>
        <w:pStyle w:val="Heading2"/>
        <w:rPr/>
      </w:pPr>
      <w:r w:rsidDel="00000000" w:rsidR="00000000" w:rsidRPr="00000000">
        <w:rPr>
          <w:rtl w:val="0"/>
        </w:rPr>
        <w:t xml:space="preserve">Troubleshooting</w:t>
      </w:r>
    </w:p>
    <w:tbl>
      <w:tblPr>
        <w:tblStyle w:val="Table6"/>
        <w:tblW w:w="9286.0" w:type="dxa"/>
        <w:jc w:val="left"/>
        <w:tblInd w:w="-108.0" w:type="dxa"/>
        <w:tblLayout w:type="fixed"/>
        <w:tblLook w:val="0020"/>
      </w:tblPr>
      <w:tblGrid>
        <w:gridCol w:w="2805"/>
        <w:gridCol w:w="2562"/>
        <w:gridCol w:w="3919"/>
        <w:tblGridChange w:id="0">
          <w:tblGrid>
            <w:gridCol w:w="2805"/>
            <w:gridCol w:w="2562"/>
            <w:gridCol w:w="3919"/>
          </w:tblGrid>
        </w:tblGridChange>
      </w:tblGrid>
      <w:tr>
        <w:trPr>
          <w:cantSplit w:val="0"/>
          <w:tblHeader w:val="1"/>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Symptom</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Cause</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Buffer ring is elliptical</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Layer or project in a geographic CRS</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Reproject to the raster’s projected CRS (Steps 2 and 3.1)</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class_code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rejects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8-10</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Field created as integer</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Recreate as text (Step 3.5)</w:t>
            </w: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Class codes missing after KML round trip</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LIBKML driver used</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Force the GDAL KML driver, or use GeoPackage</w:t>
            </w:r>
            <w:r w:rsidDel="00000000" w:rsidR="00000000" w:rsidRPr="00000000">
              <w:rPr>
                <w:rtl w:val="0"/>
              </w:rPr>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Polygons render opaque</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Fill opacity not set</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Reset to 30% (Step 3.7)</w:t>
            </w:r>
            <w:r w:rsidDel="00000000" w:rsidR="00000000" w:rsidRPr="00000000">
              <w:rPr>
                <w:rtl w:val="0"/>
              </w:rPr>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Two operators disagree on structure count in a roof block</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Shadow cue not applied</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Apply the display-stretch technique (Step 6.1); some cases remain underdetermined</w:t>
            </w:r>
            <w:r w:rsidDel="00000000" w:rsidR="00000000" w:rsidRPr="00000000">
              <w:rPr>
                <w:rtl w:val="0"/>
              </w:rPr>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Validation rejects a tile</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Service delivered a different grid, extent or band count</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 tile is re-requested automatically; if it persists, </w:t>
            </w:r>
            <w:del w:id="50038" w:author="Michele Planta" w:date="2026-09-21T19:05:00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delText xml:space="preserve">check the epoch’s metadata</w:delText>
              </w:r>
            </w:del>
            <w:ins w:id="50039" w:author="Michele Planta" w:date="2026-09-21T19:05: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check the metadata of that date’s mosaic</w:t>
              </w:r>
            </w:ins>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Points plausibly placed but systematically displaced</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CRS declared incorrectly at import</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Re-import declaring the CRS in which the coordinates were recorded (Step 2, B.1–B.2)</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Union coverage well below the rest of the dataset</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Shadow, occlusion, or an uncovered surface type</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Inspect; where the last, revise the class list</w:t>
            </w: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Most polygons carry dual codes</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Class list does not fit the site</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Revise the class list (Step 7.5)</w:t>
            </w:r>
            <w:r w:rsidDel="00000000" w:rsidR="00000000" w:rsidRPr="00000000">
              <w:rPr>
                <w:rtl w:val="0"/>
              </w:rPr>
            </w:r>
          </w:p>
        </w:tc>
      </w:tr>
      <w:tr>
        <w:trPr>
          <w:cantSplit w:val="0"/>
          <w:tblHeader w:val="0"/>
          <w:ins w:id="50073" w:author="Michele Planta" w:date="2026-09-22T11:45:00Z"/>
        </w:trPr>
        <w:tc>
          <w:tcPr/>
          <w:p w:rsidR="00000000" w:rsidDel="00000000" w:rsidP="00000000" w:rsidRDefault="00000000" w:rsidRPr="00000000" w14:paraId="3A1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074" w:author="Michele Planta" w:date="2026-09-22T11:45:00Z"/>
                <w:rFonts w:ascii="Cambria" w:cs="Cambria" w:eastAsia="Cambria" w:hAnsi="Cambria"/>
                <w:b w:val="0"/>
                <w:bCs w:val="0"/>
                <w:i w:val="0"/>
                <w:iCs w:val="0"/>
                <w:smallCaps w:val="0"/>
                <w:strike w:val="0"/>
                <w:color w:val="000000"/>
                <w:sz w:val="22"/>
                <w:szCs w:val="22"/>
                <w:u w:val="none"/>
                <w:shd w:fill="auto" w:val="clear"/>
                <w:vertAlign w:val="baseline"/>
              </w:rPr>
            </w:pPr>
            <w:ins w:id="50075" w:author="Michele Planta" w:date="2026-09-22T11:45: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Geometry error (e.g. TopologyException) when running bufferscape</w:t>
              </w:r>
            </w:ins>
          </w:p>
        </w:tc>
        <w:tc>
          <w:tcPr/>
          <w:p w:rsidR="00000000" w:rsidDel="00000000" w:rsidP="00000000" w:rsidRDefault="00000000" w:rsidRPr="00000000" w14:paraId="3A1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076" w:author="Michele Planta" w:date="2026-09-22T11:45:00Z"/>
                <w:rFonts w:ascii="Cambria" w:cs="Cambria" w:eastAsia="Cambria" w:hAnsi="Cambria"/>
                <w:b w:val="0"/>
                <w:bCs w:val="0"/>
                <w:i w:val="0"/>
                <w:iCs w:val="0"/>
                <w:smallCaps w:val="0"/>
                <w:strike w:val="0"/>
                <w:color w:val="000000"/>
                <w:sz w:val="22"/>
                <w:szCs w:val="22"/>
                <w:u w:val="none"/>
                <w:shd w:fill="auto" w:val="clear"/>
                <w:vertAlign w:val="baseline"/>
              </w:rPr>
            </w:pPr>
            <w:ins w:id="50077" w:author="Michele Planta" w:date="2026-09-22T11:45: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Invalid, typically self-intersecting, polygons from hand digitisation</w:t>
              </w:r>
            </w:ins>
          </w:p>
        </w:tc>
        <w:tc>
          <w:tcPr/>
          <w:p w:rsidR="00000000" w:rsidDel="00000000" w:rsidP="00000000" w:rsidRDefault="00000000" w:rsidRPr="00000000" w14:paraId="3A1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078" w:author="Michele Planta" w:date="2026-09-22T11:45:00Z"/>
                <w:rFonts w:ascii="Cambria" w:cs="Cambria" w:eastAsia="Cambria" w:hAnsi="Cambria"/>
                <w:b w:val="0"/>
                <w:bCs w:val="0"/>
                <w:i w:val="0"/>
                <w:iCs w:val="0"/>
                <w:smallCaps w:val="0"/>
                <w:strike w:val="0"/>
                <w:color w:val="000000"/>
                <w:sz w:val="22"/>
                <w:szCs w:val="22"/>
                <w:u w:val="none"/>
                <w:shd w:fill="auto" w:val="clear"/>
                <w:vertAlign w:val="baseline"/>
              </w:rPr>
            </w:pPr>
            <w:ins w:id="50079" w:author="Michele Planta" w:date="2026-09-22T11:45: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Check validity and fix geometries in QGIS (Step 12.1); use bufferscape ≥ 1.2.1</w:t>
              </w:r>
            </w:ins>
          </w:p>
        </w:tc>
      </w:tr>
      <w:tr>
        <w:trPr>
          <w:cantSplit w:val="0"/>
          <w:tblHeader w:val="0"/>
          <w:ins w:id="50080" w:author="Michele Planta" w:date="2026-09-22T11:46:00Z"/>
        </w:trPr>
        <w:tc>
          <w:tcPr/>
          <w:p w:rsidR="00000000" w:rsidDel="00000000" w:rsidP="00000000" w:rsidRDefault="00000000" w:rsidRPr="00000000" w14:paraId="3A1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081" w:author="Michele Planta" w:date="2026-09-22T11:46:00Z"/>
                <w:rFonts w:ascii="Cambria" w:cs="Cambria" w:eastAsia="Cambria" w:hAnsi="Cambria"/>
                <w:b w:val="0"/>
                <w:bCs w:val="0"/>
                <w:i w:val="0"/>
                <w:iCs w:val="0"/>
                <w:smallCaps w:val="0"/>
                <w:strike w:val="0"/>
                <w:color w:val="000000"/>
                <w:sz w:val="22"/>
                <w:szCs w:val="22"/>
                <w:u w:val="none"/>
                <w:shd w:fill="auto" w:val="clear"/>
                <w:vertAlign w:val="baseline"/>
              </w:rPr>
            </w:pPr>
            <w:ins w:id="50082" w:author="Michele Planta" w:date="2026-09-22T11:46: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Excel workbook not written; writexl reports list columns</w:t>
              </w:r>
            </w:ins>
          </w:p>
        </w:tc>
        <w:tc>
          <w:tcPr/>
          <w:p w:rsidR="00000000" w:rsidDel="00000000" w:rsidP="00000000" w:rsidRDefault="00000000" w:rsidRPr="00000000" w14:paraId="3A1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083" w:author="Michele Planta" w:date="2026-09-22T11:46:00Z"/>
                <w:rFonts w:ascii="Cambria" w:cs="Cambria" w:eastAsia="Cambria" w:hAnsi="Cambria"/>
                <w:b w:val="0"/>
                <w:bCs w:val="0"/>
                <w:i w:val="0"/>
                <w:iCs w:val="0"/>
                <w:smallCaps w:val="0"/>
                <w:strike w:val="0"/>
                <w:color w:val="000000"/>
                <w:sz w:val="22"/>
                <w:szCs w:val="22"/>
                <w:u w:val="none"/>
                <w:shd w:fill="auto" w:val="clear"/>
                <w:vertAlign w:val="baseline"/>
              </w:rPr>
            </w:pPr>
            <w:ins w:id="50084" w:author="Michele Planta" w:date="2026-09-22T11:46: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bufferscape earlier than 1.2.1</w:t>
              </w:r>
            </w:ins>
          </w:p>
        </w:tc>
        <w:tc>
          <w:tcPr/>
          <w:p w:rsidR="00000000" w:rsidDel="00000000" w:rsidP="00000000" w:rsidRDefault="00000000" w:rsidRPr="00000000" w14:paraId="3A1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085" w:author="Michele Planta" w:date="2026-09-22T11:46:00Z"/>
                <w:rFonts w:ascii="Cambria" w:cs="Cambria" w:eastAsia="Cambria" w:hAnsi="Cambria"/>
                <w:b w:val="0"/>
                <w:bCs w:val="0"/>
                <w:i w:val="0"/>
                <w:iCs w:val="0"/>
                <w:smallCaps w:val="0"/>
                <w:strike w:val="0"/>
                <w:color w:val="000000"/>
                <w:sz w:val="22"/>
                <w:szCs w:val="22"/>
                <w:u w:val="none"/>
                <w:shd w:fill="auto" w:val="clear"/>
                <w:vertAlign w:val="baseline"/>
              </w:rPr>
            </w:pPr>
            <w:ins w:id="50086" w:author="Michele Planta" w:date="2026-09-22T11:46: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Update bufferscape (Software)</w:t>
              </w:r>
            </w:ins>
          </w:p>
        </w:tc>
      </w:tr>
      <w:tr>
        <w:trPr>
          <w:cantSplit w:val="0"/>
          <w:tblHeader w:val="0"/>
          <w:ins w:id="50247" w:author="Michele Planta" w:date="2026-09-27T13:20:00Z"/>
        </w:trPr>
        <w:tc>
          <w:tcPr/>
          <w:p w:rsidR="00000000" w:rsidDel="00000000" w:rsidP="00000000" w:rsidRDefault="00000000" w:rsidRPr="00000000" w14:paraId="3A1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248" w:author="Michele Planta" w:date="2026-09-27T13:20:00Z"/>
                <w:rFonts w:ascii="Cambria" w:cs="Cambria" w:eastAsia="Cambria" w:hAnsi="Cambria"/>
                <w:b w:val="0"/>
                <w:bCs w:val="0"/>
                <w:i w:val="0"/>
                <w:iCs w:val="0"/>
                <w:smallCaps w:val="0"/>
                <w:strike w:val="0"/>
                <w:color w:val="000000"/>
                <w:sz w:val="22"/>
                <w:szCs w:val="22"/>
                <w:u w:val="none"/>
                <w:shd w:fill="auto" w:val="clear"/>
                <w:vertAlign w:val="baseline"/>
              </w:rPr>
            </w:pPr>
            <w:ins w:id="50249" w:author="Michele Planta" w:date="2026-09-27T13:20: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Summed coverage about twice the union coverage</w:t>
              </w:r>
            </w:ins>
          </w:p>
        </w:tc>
        <w:tc>
          <w:tcPr/>
          <w:p w:rsidR="00000000" w:rsidDel="00000000" w:rsidP="00000000" w:rsidRDefault="00000000" w:rsidRPr="00000000" w14:paraId="3A1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250" w:author="Michele Planta" w:date="2026-09-27T13:20:00Z"/>
                <w:rFonts w:ascii="Cambria" w:cs="Cambria" w:eastAsia="Cambria" w:hAnsi="Cambria"/>
                <w:b w:val="0"/>
                <w:bCs w:val="0"/>
                <w:i w:val="0"/>
                <w:iCs w:val="0"/>
                <w:smallCaps w:val="0"/>
                <w:strike w:val="0"/>
                <w:color w:val="000000"/>
                <w:sz w:val="22"/>
                <w:szCs w:val="22"/>
                <w:u w:val="none"/>
                <w:shd w:fill="auto" w:val="clear"/>
                <w:vertAlign w:val="baseline"/>
              </w:rPr>
            </w:pPr>
            <w:ins w:id="50251" w:author="Michele Planta" w:date="2026-09-27T13:20: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Duplicated features, for example a folder pasted twice before export</w:t>
              </w:r>
            </w:ins>
          </w:p>
        </w:tc>
        <w:tc>
          <w:tcPr/>
          <w:p w:rsidR="00000000" w:rsidDel="00000000" w:rsidP="00000000" w:rsidRDefault="00000000" w:rsidRPr="00000000" w14:paraId="3A1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ns w:id="50252" w:author="Michele Planta" w:date="2026-09-27T13:20:00Z"/>
                <w:rFonts w:ascii="Cambria" w:cs="Cambria" w:eastAsia="Cambria" w:hAnsi="Cambria"/>
                <w:b w:val="0"/>
                <w:bCs w:val="0"/>
                <w:i w:val="0"/>
                <w:iCs w:val="0"/>
                <w:smallCaps w:val="0"/>
                <w:strike w:val="0"/>
                <w:color w:val="000000"/>
                <w:sz w:val="22"/>
                <w:szCs w:val="22"/>
                <w:u w:val="none"/>
                <w:shd w:fill="auto" w:val="clear"/>
                <w:vertAlign w:val="baseline"/>
              </w:rPr>
            </w:pPr>
            <w:ins w:id="50253" w:author="Michele Planta" w:date="2026-09-27T13:20:00Z">
              <w:r>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Delete duplicate geometries and re-run (Step 12.3)</w:t>
              </w:r>
            </w:ins>
          </w:p>
        </w:tc>
      </w:tr>
    </w:tbl>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mt23z3fwm8a" w:id="34"/>
    <w:bookmarkEnd w:id="34"/>
    <w:p w:rsidR="00000000" w:rsidDel="00000000" w:rsidP="00000000" w:rsidRDefault="00000000" w:rsidRPr="00000000" w14:paraId="0000011A">
      <w:pPr>
        <w:pStyle w:val="Heading2"/>
        <w:rPr/>
      </w:pPr>
      <w:r w:rsidDel="00000000" w:rsidR="00000000" w:rsidRPr="00000000">
        <w:rPr>
          <w:rtl w:val="0"/>
        </w:rPr>
        <w:t xml:space="preserve">Annexe — Illustrated class reference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illustrated reference accompanying this protocol gives a worked visual example of each of the 28 classes, showing the feature outlined against its surroundings at working scale, together with the interpretation key.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Provenance of the examples.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sdt>
        <w:sdtPr>
          <w:id w:val="-452695496"/>
          <w:tag w:val="goog_rdk_56"/>
        </w:sdtPr>
        <w:sdtContent>
          <w:commentRangeStart w:id="39"/>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chip is extracted from the 2024 true-orthophoto mosaic</w:t>
      </w:r>
      <w:commentRangeEnd w:id="39"/>
      <w:r w:rsidDel="00000000" w:rsidR="00000000" w:rsidRPr="00000000">
        <w:commentReference w:id="39"/>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the Instituto Pereira Passos, Prefeitura da Cidade do Rio de Janeiro — RGB true orthophoto, first semester 2024, 0.15 m sampling distance, SIRGAS 2000 / UTM zone 23S — published under CC BY 4.0 and reproduced here with attribution. </w:t>
      </w:r>
      <w:sdt>
        <w:sdtPr>
          <w:id w:val="371489050"/>
          <w:tag w:val="goog_rdk_57"/>
        </w:sdtPr>
        <w:sdtContent>
          <w:commentRangeStart w:id="40"/>
          <w:commentRangeStart w:id="71"/>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chips are real imagery rather than synthetic renderings: an interpretation key exists to train the eye on authentic tonal and textural signatures, and a generated approximation cannot serve that purpose.</w:t>
      </w:r>
      <w:ins w:id="50234" w:author="Michele Planta" w:date="2026-09-26T15:28: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Chips are cropped around each feature, so their ground extent varies; each is to carry a scale bar in the deposited version.</w:t>
        </w:r>
      </w:ins>
      <w:commentRangeEnd w:id="40"/>
      <w:r w:rsidDel="00000000" w:rsidR="00000000" w:rsidRPr="00000000">
        <w:commentReference w:id="40"/>
      </w:r>
      <w:commentRangeEnd w:id="71"/>
      <w:r>
        <w:commentReference w:id="71"/>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Privacy.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Chips are drawn from outside the study buffers, so none can be associated with a participating residence. They are published without coordinates or georeferencing and are captioned by class rather than by location.</w:t>
      </w:r>
    </w:p>
    <w:tbl>
      <w:tblPr>
        <w:tblStyle w:val="Table7"/>
        <w:tblW w:w="9286.0" w:type="dxa"/>
        <w:jc w:val="left"/>
        <w:tblInd w:w="-108.0" w:type="dxa"/>
        <w:tblLayout w:type="fixed"/>
        <w:tblLook w:val="0020"/>
      </w:tblPr>
      <w:tblGrid>
        <w:gridCol w:w="430"/>
        <w:gridCol w:w="1280"/>
        <w:gridCol w:w="1440"/>
        <w:gridCol w:w="1966"/>
        <w:gridCol w:w="1895"/>
        <w:gridCol w:w="2275"/>
        <w:tblGridChange w:id="0">
          <w:tblGrid>
            <w:gridCol w:w="430"/>
            <w:gridCol w:w="1280"/>
            <w:gridCol w:w="1440"/>
            <w:gridCol w:w="1966"/>
            <w:gridCol w:w="1895"/>
            <w:gridCol w:w="2275"/>
          </w:tblGrid>
        </w:tblGridChange>
      </w:tblGrid>
      <w:tr>
        <w:trPr>
          <w:cantSplit w:val="0"/>
          <w:tblHeader w:val="1"/>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Group</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Sample</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Class (EN)</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Class (PT)</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Interpretation key</w:t>
            </w: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Vegetation</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Grass and low herbaceous cover</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Gramado ou vegetação rasteira</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Uniform green tone, fine and even texture, at ground level; no self-shadow; lacks the granular texture of shrubs.</w:t>
            </w:r>
            <w:r w:rsidDel="00000000" w:rsidR="00000000" w:rsidRPr="00000000">
              <w:rPr>
                <w:rtl w:val="0"/>
              </w:rPr>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Vegetation</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Ornamental plants, shrubs, small trees</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Plantas ornamentais, arbustos ou árvores de pequeno porte</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Small localised green clusters, intermediate texture, minimal shadow; site association with slab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edges and balconies.</w:t>
            </w:r>
            <w:r w:rsidDel="00000000" w:rsidR="00000000" w:rsidRPr="00000000">
              <w:rPr>
                <w:rtl w:val="0"/>
              </w:rPr>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Vegetation</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Mature trees</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Árvores propriamente ditas</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Coarse, irregular “popcorn” texture; crown typically &gt;2 m across; casts a long shadow proportional to height — shadow length is the primary discriminant from class 2.</w:t>
            </w: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Clay tile roof</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Telhado de telhas cerâmicas (coloniais)</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Orange to terracotta tone; regular fine linear texture from tile courses; opaque; site association with older structures.</w:t>
            </w: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Bright corrugated metal</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Telhado de metal branco refletivo e ondulado</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Very bright tone; regular parallel rib pattern; rigid straight edges casting sharp shadows on adjacent structures.</w:t>
            </w: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Unsealed concrete slab</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 de cimento sem impermeabilização</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Neutral grey tone, matte and largely untextured; frequent site association with water tanks; may carry minor debris or storage.</w:t>
            </w: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Fibre-cement or asbestos sheeting</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Telhado de fibrocimento ou amianto</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Dull grey to blue-grey tone; corrugated texture as in class 5 but without the bright tone; rhythmic ridges distinguish it from class 6.</w:t>
            </w: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Rusted metal roofing</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Telhado de metal com ferrugem</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Corrugated texture as in class 5, with mottled brown to dark red patina and loss of brightness. Classify on the rib pattern, not on tone.</w:t>
            </w:r>
            <w:r w:rsidDel="00000000" w:rsidR="00000000" w:rsidRPr="00000000">
              <w:rPr>
                <w:rtl w:val="0"/>
              </w:rPr>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23</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Degraded mixed-material slab</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 mista degradada</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Visually heterogeneous within a single roof plane: patchwork of fibre-cement, metal and concrete textures; high visual noise, no dominant pattern.</w:t>
            </w:r>
            <w:r w:rsidDel="00000000" w:rsidR="00000000" w:rsidRPr="00000000">
              <w:rPr>
                <w:rtl w:val="0"/>
              </w:rPr>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Finished/paved concrete slab</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 revestida (com piso)</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Uniform smooth texture, beige, white or terracotta tone; lacks the surface clutter of class 8 and appears more finished than class 6.</w:t>
            </w:r>
            <w:r w:rsidDel="00000000" w:rsidR="00000000" w:rsidRPr="00000000">
              <w:rPr>
                <w:rtl w:val="0"/>
              </w:rPr>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Roofing</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Sealed/waterproofed slab</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 com impermeabilização</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Dark grey to black (bituminous) or uniformly coated tone; more homogeneous than class 6; membrane seam lines may be visible; no corrugation.</w:t>
            </w:r>
            <w:r w:rsidDel="00000000" w:rsidR="00000000" w:rsidRPr="00000000">
              <w:rPr>
                <w:rtl w:val="0"/>
              </w:rPr>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Private / enclosed space</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Social terrace or active balcony</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Quintal, balcão ou terraço (uso social)</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Elevated slab showing evidence of use: thin linear shadows (laundry lines), point objects (furniture, pots); clear signs of social transit.</w:t>
            </w:r>
            <w:r w:rsidDel="00000000" w:rsidR="00000000" w:rsidRPr="00000000">
              <w:rPr>
                <w:rtl w:val="0"/>
              </w:rPr>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Private / enclosed space</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Vegetated internal courtyard</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Quintal interno com vegetação</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Ground- or low-level open space enclosed by buildings, with grass or planting; distinguished from class 2 by the absence of an underlying slab.</w:t>
            </w: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22</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Private / enclosed space</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Non-vegetated internal courtyard</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Quintal interno sem vegetação</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As class 21 but with bare earth or concrete floor; inward-facing shadows confirm that it sits below the surrounding roof plane.</w:t>
            </w: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Construction &amp; debris</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Active construction site (roofless)</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Área de construção (sem telhado)</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Hollow appearance; internal partition walls casting shadows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within</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the polygon; exposed brick tone or raw columns with no top cover.</w:t>
            </w: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Construction &amp; debris</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5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Slab with heavy debris</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Laje de cimento com muito entulho</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Grey base tone largely obscured by chaotic multi-tone texture; sharp irregular shadows from stacked material.</w:t>
            </w: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Open &amp; public ground</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60"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Ground-level public courtyard</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Quintal ou espaço público (nível do solo)</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Large open area at settlement base level; sparse vegetation; may contain vehicles or temporary structures; no height-relative shadow.</w:t>
            </w: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Open &amp; public ground</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6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Vacant or undeveloped lot</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Terreno baldio</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Indistinct boundaries; mixed bare earth and sporadic weeds; no organised infrastructure and no sign of active use.</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Open &amp; public ground</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6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Waste accumulation or dump site</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Lote com lixo ou descarte de resíduos</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Highly irregular, strongly varied tone (plastics, fabric); chaotic texture distinct from the angular texture of construction debris (class 10).</w:t>
            </w:r>
            <w:r w:rsidDel="00000000" w:rsidR="00000000" w:rsidRPr="00000000">
              <w:rPr>
                <w:rtl w:val="0"/>
              </w:rPr>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Leisure</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63"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Swimming pool (fixed or inflatable)</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Área de lazer com piscina</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Distinctive cyan to bright blue tone; rectangular or circular shape; site association with upper slabs and water tanks; brighter than blue roofing.</w:t>
            </w:r>
            <w:r w:rsidDel="00000000" w:rsidR="00000000" w:rsidRPr="00000000">
              <w:rPr>
                <w:rtl w:val="0"/>
              </w:rPr>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Leisure</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3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Recreational facility</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Área de lazer (parque, quadra, academia)</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Ground level; sports courts show clear geometric boundaries and markings; playgrounds show high-contrast multi-tone point objects.</w:t>
            </w: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Circulation &amp; parking</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3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Main external thoroughfare</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Avenida externa</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Wide, continuous, smooth-textured corridor with lane markings and high vehicle density; runs outside or along the settlement edge.</w:t>
            </w:r>
            <w:r w:rsidDel="00000000" w:rsidR="00000000" w:rsidRPr="00000000">
              <w:rPr>
                <w:rtl w:val="0"/>
              </w:rPr>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Circulation &amp; parking</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3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Internal favela road</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Estrada interna da favela</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Narrower and of irregular width; usually unmarked; surface varies from asphalt to concrete or earth; follows the organic settlement layout.</w:t>
            </w: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Circulation &amp; parking</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39"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Formal or informal parking</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Estacionamento</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High density of vehicles, in rows (formal) or clustered (informal); at ground level or on large dedicated slabs.</w:t>
            </w:r>
            <w:r w:rsidDel="00000000" w:rsidR="00000000" w:rsidRPr="00000000">
              <w:rPr>
                <w:rtl w:val="0"/>
              </w:rPr>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28</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Circulation &amp; parking</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0"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Narrow internal alley / dead end</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Beco interno</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Very narrow passage (often &lt;1.5 m); deep persistent shadow is the primary signature; frequently partly occluded by eaves and cabling.</w:t>
            </w:r>
            <w:r w:rsidDel="00000000" w:rsidR="00000000" w:rsidRPr="00000000">
              <w:rPr>
                <w:rtl w:val="0"/>
              </w:rPr>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Hydrology</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Polluted open channel</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Valão ou rio poluído</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Linear feature, dark and uniform tone, no surface texture; depressed relative to adjacent ground; site association with internal roads and outfalls.</w:t>
            </w:r>
            <w:r w:rsidDel="00000000" w:rsidR="00000000" w:rsidRPr="00000000">
              <w:rPr>
                <w:rtl w:val="0"/>
              </w:rPr>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Commercial &amp; energy</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Canvas, awning or market tent</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Lona ou toldo (comercial)</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Strongly saturated tone (blue, yellow, striped); non-rigid, irregular edges; site association with street markets and commercial frontages.</w:t>
            </w:r>
            <w:r w:rsidDel="00000000" w:rsidR="00000000" w:rsidRPr="00000000">
              <w:rPr>
                <w:rtl w:val="0"/>
              </w:rPr>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27</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Commercial &amp; energy</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Pr>
              <w:drawing>
                <wp:inline distB="0" distT="0" distL="0" distR="0">
                  <wp:extent cx="777240" cy="777240"/>
                  <wp:effectExtent b="0" l="0" r="0" t="0"/>
                  <wp:docPr id="143"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777240" cy="7772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Photovoltaic panels</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Painéis solares</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Dark blue to black rectangular grid; strongly geometric, repetitive pattern; consistent orientation across a roof plane.</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Recalibration.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examples are calibrated to this imagery source, sampling distance, season and solar angle. Applied to imagery differing in any of these respects they remain indicative rather than definitive, and a local review of the class set should precede use elsewhere.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Attribution: Instituto Pereira Passos, Prefeitura da Cidade do Rio de Janeiro, CC BY 4.0.</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38s3e2xq2ek" w:id="35"/>
    <w:bookmarkEnd w:id="35"/>
    <w:p w:rsidR="00000000" w:rsidDel="00000000" w:rsidP="00000000" w:rsidRDefault="00000000" w:rsidRPr="00000000" w14:paraId="000001CF">
      <w:pPr>
        <w:pStyle w:val="Heading2"/>
        <w:rPr/>
      </w:pPr>
      <w:r w:rsidDel="00000000" w:rsidR="00000000" w:rsidRPr="00000000">
        <w:rPr>
          <w:rtl w:val="0"/>
        </w:rPr>
        <w:t xml:space="preserve">Annexe — Format compatibility test data</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Synthetic test data are distributed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bufferscape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both GeoPackage and KML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comprising a synthetic </w:t>
      </w:r>
      <w:del w:id="50012" w:author="Michele Planta" w:date="2026-09-21T18:17:0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delText xml:space="preserve">point network</w:delText>
        </w:r>
      </w:del>
      <w:ins w:id="50013" w:author="Michele Planta" w:date="2026-09-21T18:17:00Z">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 of points</w:t>
        </w:r>
      </w:in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polygon and container layers spanning the full class list. The two files describe the same synthetic site and the package’s test suite asserts that they produce identical output, so a user may verify format compatibility without access to any study data. The synthetic site bears no relation to any real study area.</w:t>
      </w:r>
      <w:bookmarkStart w:colFirst="0" w:colLast="0" w:name="bookmark=id.e3xk1ao5c7rv" w:id="36"/>
      <w:bookmarkEnd w:id="36"/>
      <w:r w:rsidDel="00000000" w:rsidR="00000000" w:rsidRPr="00000000">
        <w:rPr>
          <w:rtl w:val="0"/>
        </w:rPr>
      </w:r>
    </w:p>
    <w:sectPr>
      <w:footerReference r:id="rId37" w:type="default"/>
      <w:pgSz w:h="16838" w:w="11906" w:orient="portrait"/>
      <w:pgMar w:bottom="1418" w:top="1418" w:left="1418" w:right="1418"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manuel Roux" w:id="11" w:date="2026-08-28T08:46:48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utile ?</w:t>
      </w:r>
    </w:p>
  </w:comment>
  <w:comment w:author="Michele Planta" w:id="22" w:date="2026-08-12T13:00:0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conditions à cette étape et je veux qu'elles restent visibles. D'abord toute la géométrie se trace dans QGIS sur le raster primaire ; le visualiseur 3D sert à l'interprétation et jamais de surface de digitalisation, et son géoréférencement ne doit pas servir à mesurer. Ensuite, en plus de l'argument d'orthorectification, il y a une raison pratique : la version web affiche le modèle 3D des bâtiments sans option pour le désactiver, donc les couches vectorielles autres qu'au niveau du sol sont masquées par les bâtiments eux-mêmes et deviennent inéditables. L'application de bureau, qui permettait de dessiner, n'est plus distribuée. QGIS sur vraie ortho est donc la solution durable.</w:t>
      </w:r>
    </w:p>
  </w:comment>
  <w:comment w:author="Emmanuel Roux" w:id="8" w:date="2026-08-28T12:30:34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ggplot2, writexl, ... ?</w:t>
      </w:r>
    </w:p>
  </w:comment>
  <w:comment w:author="Emmanuel Roux" w:id="25" w:date="2026-08-28T10:15:29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ma connaissance tu n'as pas dit où était la class list ...</w:t>
      </w:r>
    </w:p>
  </w:comment>
  <w:comment w:author="Michele Planta" w:id="2" w:date="2026-08-13T13:00:0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réécrit cette première consigne parce que la version précédente était trop rigide et, honnêtement, un peu fausse. La photo-interprétation est un exercice d'inférence sous incertitude ; hors de quelques cas évidents, une avenue à plusieurs voies, une canopée, une piscine, on lit des indices et on forme la lecture la mieux étayée, on n'établit pas un fait. Prétendre le contraire mène soit à une fausse précision, soit à l'hésitation stérile. Ce que le protocole peut exiger est plus étroit : raisonner à partir de ce que l'image porte vraiment, enregistrer la lecture la mieux étayée, et laisser non classé ce qui ne se défend pas. L'accord inter-observateurs existe justement parce que l'interprétation est inférentielle ; il mesure la convergence de deux lecteurs formés, pas leur exactitude.</w:t>
      </w:r>
    </w:p>
  </w:comment>
  <w:comment w:author="Emmanuel Roux" w:id="23" w:date="2026-08-28T09:38:39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 commentaire article sur heures de prise de vue différentes ...</w:t>
      </w:r>
    </w:p>
  </w:comment>
  <w:comment w:author="Emmanuel Roux" w:id="19" w:date="2026-08-28T09:34:59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être incohérent avec l'accrochage préconisé plus haut ?</w:t>
      </w:r>
    </w:p>
  </w:comment>
  <w:comment w:author="Emmanuel Roux" w:id="32" w:date="2026-08-28T10:15:45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ma connaissance tu n'as pas dit où la trouver/comment la générer ...</w:t>
      </w:r>
    </w:p>
  </w:comment>
  <w:comment w:author="Emmanuel Roux" w:id="15" w:date="2026-08-28T09:00:37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tu n'as pas encore donné de consigne sur le système de coordonnées. Cel dépend de la zone géographique et des normes de chaque pays/région, mais j'imagine aussi que tu dois être en coordonnées projetées (type UTM ...) (?)</w:t>
      </w:r>
    </w:p>
  </w:comment>
  <w:comment w:author="Michele Planta" w:id="21" w:date="2026-08-11T15:00:00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Petite technique que j'utilise vraiment et que je n'avais jamais écrite : abaisser temporairement le point blanc pour que les ombres s'étalent sur toute la plage visible. Les limites d'ombre deviennent nettes et les décrochés de hauteur se résolvent immédiatement, puis on revient au rendu standard pour classer les surfaces. Confirme-moi que ça correspond à ta pratique avant qu'on l'inscrive comme règle ; c'est le genre de chose qu'on fait sans y penser et qui mérite peut-être une formulation plus prudente.</w:t>
      </w:r>
    </w:p>
  </w:comment>
  <w:comment w:author="Michele Planta" w:id="10" w:date="2026-08-10T12:00:00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argument que dans l'article, mais formulé ici comme une conséquence pratique : si l'imagerie disponible n'est pas une vraie ortho, le protocole reste applicable, mais l'erreur de position doit être déclarée comme limitation, parce qu'aucune rigueur de digitalisation ne la corrige. Je préfère le dire franchement plutôt que de laisser croire qu'un tracé soigneux suffit.</w:t>
      </w:r>
    </w:p>
  </w:comment>
  <w:comment w:author="Emmanuel Roux" w:id="27" w:date="2026-08-28T09:46:15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non complétude n'est pas corrélée au fait que la carte soit créée de façon collaborative ... ou sinon on pourrait penser le contraire, que seule une approche collaborative pourrait permettre la complétude ...</w:t>
      </w:r>
    </w:p>
  </w:comment>
  <w:comment w:author="Michele Planta" w:id="28" w:date="2026-08-12T17:00:0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repris ici ta pratique avec les KML : un seul fichier pour plusieurs sites, et c'est l'arrangement recommandé quand les buffers se recouvrent, ce qui est le cas normal dans un plan d'échantillonnage dense et non l'exception. Une surface qui tombe dans deux buffers est tracée une fois et compte pour les deux ; un fichier par site obligerait à la tracer deux fois, sans garantie que les deux tracés coïncident. Ça suppose que le package résolve l'association polygone/site géométriquement ; c'est le cas, mais vérifie-le de ton côté.</w:t>
      </w:r>
    </w:p>
  </w:comment>
  <w:comment w:author="Emmanuel Roux" w:id="30" w:date="2026-08-28T10:19:58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n'ai pas trouvé la class list ...</w:t>
      </w:r>
    </w:p>
  </w:comment>
  <w:comment w:author="Emmanuel Roux" w:id="31" w:date="2026-08-28T10:29:41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en fait j'ai compris ... j'ai importé mare_categories.rda puis lancé la fonction sur ce jeu de données.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fonction m'a juste afficher le contenu. Peut-être un message disant que la liste est valide serait bien.</w:t>
      </w:r>
    </w:p>
  </w:comment>
  <w:comment w:author="Michele Planta" w:id="20" w:date="2026-08-11T13:00:00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package remonte la proportion couverte, qui peut dépasser 100 % quand les polygones se recouvrent, et ça n'est pas une erreur. Je n'ai pas voulu fixer de seuil minimal : ça dépend du domaine, de la qualité des images et de l'usage prévu, et ce n'est pas à un protocole général de trancher. J'ai quand même laissé 80 % comme ordre de grandeur, en disant explicitement que c'est une indication et pas un seuil, et qu'aucun résultat ne doit être accepté ou rejeté là-dessus. Dis-moi si tu préfères qu'on ne donne aucun chiffre du tout ; l'argument contre, c'est qu'un seuil crée toujours une incitation à forcer des surfaces dans des classes pour l'atteindre.</w:t>
      </w:r>
    </w:p>
  </w:comment>
  <w:comment w:author="Emmanuel Roux" w:id="29" w:date="2026-08-28T10:05:16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vois pas le lien entre "3-d viewer" et kml d'un point de vue général, car kml est juste format de fichier pour données vectorielles non ?</w:t>
      </w:r>
    </w:p>
  </w:comment>
  <w:comment w:author="Emmanuel Roux" w:id="26" w:date="2026-08-28T09:48:54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le fais manuellement ? pas évident j'imagine de savoir quelle est la distance mini, et long bien-sûr. Des fonctions SIG permet d'extraire (e.g. "Ligne la plus courte entre les entités"), pour un ensemble de points d'une couche, les distances mini à un ensemble d'objets d'une autre couche et d'enregistrer ces distances dans la table attributaire de la couche de points ... =&gt; créer une couche avec les objets d'intérêts ? (NB: ces objets peuvent être les points d'attention dans arbocarto)</w:t>
      </w:r>
    </w:p>
  </w:comment>
  <w:comment w:author="Emmanuel Roux" w:id="38" w:date="2026-08-28T12:57:07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priori cela n'a pas fonctionné pour moi ...</w:t>
      </w:r>
    </w:p>
  </w:comment>
  <w:comment w:author="Emmanuel Roux" w:id="37" w:date="2026-08-28T12:52:22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mmanuel Roux" w:id="13" w:date="2026-08-28T08:48:54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dates</w:t>
      </w:r>
    </w:p>
  </w:comment>
  <w:comment w:author="Michele Planta" w:id="17" w:date="2026-08-12T15:00:00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détails QGIS qui font perdre du temps si on ne les connaît pas, d'où leur présence ici. Le champ class_code doit être en texte et non en entier, sinon un code double comme 8-10 est rejeté ou tronqué sans avertissement. Et le widget Value Map transforme la saisie en choix dans une liste plutôt qu'en frappe de chiffres, ce qui supprime les fautes de transcription et évite d'avoir à mémoriser les codes. Il faudrait qu'on livre le dictionnaire sous forme de fichier de style .qml prêt à l'emploi, pour qu'un nouvel utilisateur ait la liste déroulante et la symbologie des conteneurs sans rien configurer ; c'est un petit travail pour un gain d'usage important.</w:t>
      </w:r>
    </w:p>
  </w:comment>
  <w:comment w:author="Emmanuel Roux" w:id="33" w:date="2026-08-28T10:30:15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les kml que tu as fournis (après installation ggplot2): Quelques erreurs dues à des "TopologyException": PU_13e14e16; PU_17e15e19; VP_5e6; VP_7e16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erreurs de création de carte, e.g.: map FAILED for NH_27 : Error in vapply(rows, function(z) z$val, character(1)) : values must be length 1, but FUN(X[[2]]) result is length 2</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d'avis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Values from `area_m2`, `area_w`, `area_w_centroid` and `d_nearest_m` are not uniquely identified; output will contain list-cols.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relance le script, les fichiers image (cartes et figures) ne sont pas écrasés mais les nouveaux fichiers sont nommés en répétant le nom du fichier kml d'entrée, parfois de manière fantaisiste a priori (concaténation de différents noms de fichiers kml: e.g.: "NOTE PU_1 already drawn from another file; this one saved as PU_1__PU_1ePU_4*.png")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erreur (celle qui empêche la création d'un fichier de résultats avec les valeurs (attribute table)?)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Erreur : writexl cannot write column(s) of these types: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'1_vegetation_rasteira_area_m2' (column 2): list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'2_vegetation_arbusto_ornamental_area_m2' (column 3): list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 génères les figures et n'indique les résultats dans le run_log que pour le buffer de 50m (le dernier de la liste?)?</w:t>
      </w:r>
    </w:p>
  </w:comment>
  <w:comment w:author="Emmanuel Roux" w:id="1" w:date="2026-08-28T08:15:01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software component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les données cela dépend de l'applciaton)</w:t>
      </w:r>
    </w:p>
  </w:comment>
  <w:comment w:author="Michele Planta" w:id="39" w:date="2026-08-13T11:00:00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dictionnaire illustré est maintenant intégré au protocole plutôt que seulement mentionné, avec les 28 vignettes et les clés reformulées comme dans l'article, en vocabulaire d'interprétation visuelle et non en réflectance. Deux raisons de le mettre ici et pas dans l'article : c'est un instrument qu'on utilise pendant le travail et pas un texte qu'on lit une fois, et protocols.io affiche les images nativement. Vingt-huit panneaux écraseraient une note technique courte. Comme la mosaïque IPP est en CC BY 4.0, on peut utiliser de vraies vignettes plutôt que des rendus synthétiques, ce qui est bien meilleur pour une clé : une image générée montre ce qu'un modèle croit qu'est du fibrociment à 15 cm, pas ce que c'est réellement. Seule condition, mais impérative, tous les extraits viennent de l'extérieur des buffers d'étude.</w:t>
      </w:r>
    </w:p>
  </w:comment>
  <w:comment w:author="Emmanuel Roux" w:id="6" w:date="2026-08-28T08:23:52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aurait peut-être été intéressant/informatif de spécifier la cause de la non classification, comme classe de la nomenclature(?):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Non-classified_deep_shadow</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NC_non-interpretable_visible_surface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comment>
  <w:comment w:author="Emmanuel Roux" w:id="35" w:date="2026-08-28T12:55:55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peut-être explicitement distinguer les sorties de QGIS (et de google earth pro? tu n'en parles plus ici?) et de R</w:t>
      </w:r>
    </w:p>
  </w:comment>
  <w:comment w:author="Emmanuel Roux" w:id="36" w:date="2026-08-28T12:52:12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préciser mieux</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log file (run_log.txt), with results (number of polygons, ....) for all buffers (1 line per buffer).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pour quel rayon de buffer ??</w:t>
      </w:r>
    </w:p>
  </w:comment>
  <w:comment w:author="Emmanuel Roux" w:id="3" w:date="2026-08-28T08:17:4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necessarily</w:t>
      </w:r>
    </w:p>
  </w:comment>
  <w:comment w:author="Emmanuel Roux" w:id="40" w:date="2026-08-28T13:00:3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indiquer la taille de l'imagette (e.g. 10mx10m)</w:t>
      </w:r>
    </w:p>
  </w:comment>
  <w:comment w:author="Michele Planta" w:id="9" w:date="2026-08-10T10:00:0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reformulé l'entrée du protocole pour qu'il ne soit pas lié à une source précise. L'imagerie IPP est ce que nous avons utilisé, pas ce que la méthode exige ; n'importe quel raster géoréférencé assez fin convient, y compris un orthomosaïque de drone. L'étape 1 documente comment nous avons obtenu le nôtre, et celui qui arrive avec son propre raster commence directement à l'étape 2. Ça me semble important pour que le texte soit utilisable ailleurs qu'à Rio.</w:t>
      </w:r>
    </w:p>
  </w:comment>
  <w:comment w:author="Michele Planta" w:id="24" w:date="2026-08-12T10:00:0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 que je tenais à ajouter : l'ombre profonde n'est pas seulement une perte. La classe 28, beco interno, se définit par elle ; les ruelles étroites sont reconnues précisément à leur ombre persistante, donc là l'ombre est le signe diagnostique. Et une surface éclairée sur une partie de son étendue se classe très bien à partir de la portion visible et du contexte, puisque le matériau et l'état sont continus sur un même plan. La perte réelle se limite aux surfaces entièrement dans l'ombre et sans entourage informatif.</w:t>
      </w:r>
    </w:p>
  </w:comment>
  <w:comment w:author="Emmanuel Roux" w:id="7" w:date="2026-08-28T08:27:37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cela peut être au détriment d'une cohérence/homogénéité globale de la digitalisation ? on peut imaginer qu'entre le début et la fin (i.e. ~5 mois pour 100 buffers !), il puisse y avoir une dérive dans la perception et l'interprétation de l'opérateur de digitalisation. Considérer tous les buffers en parallèle pout minimiser une telle dérive ??</w:t>
      </w:r>
    </w:p>
  </w:comment>
  <w:comment w:author="Michele Planta" w:id="18" w:date="2026-08-11T10:00:0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beaucoup adouci cette section après réflexion. Il n'y a pas d'ancrage entre polygones, pas de contrainte d'adjacence, les trous sont permis, et les zones entièrement dans l'ombre peuvent rester non tracées. Forcer une surface dans la classe la plus proche n'ajoute pas d'information, ça ajoute une erreur invisible dans la classe qui la reçoit. Le tissu d'une favela dense est bien trop complexe pour viser l'exhaustivité, et ça reste vrai même avec une vraie ortho, qui supprime le décalage de position mais ne révèle pas des surfaces jamais visibles depuis le ciel.</w:t>
      </w:r>
    </w:p>
  </w:comment>
  <w:comment w:author="Michele Planta" w:id="16" w:date="2026-08-10T17:00:00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L'échelle de travail est fixée à 1:583, valeur déterminée empiriquement comme celle où les objets sous-métriques restent lisibles tout en gardant assez de contexte pour un tracé cohérent. Je l'ai présentée comme spécifique à notre étude plutôt que comme une norme, puisqu'elle dépend de la résolution de l'image et de celle de l'écran ; ce qui compte c'est de la fixer et de l'enregistrer, parce que la texture apparente et la saillance des petits objets changent avec le zoom.</w:t>
      </w:r>
    </w:p>
  </w:comment>
  <w:comment w:author="Michele Planta" w:id="0" w:date="2026-08-14T10:00:00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Dernier point, sur le statut du protocole. protocols.io attribue un DOI dès la publication, sans relecture par les pairs ; la plateforme fonctionne comme un serveur de preprints pour les méthodes. Mais GigaByte propose une voie de relecture pour les dépôts protocols.io, avec un badge méthode relue sur le protocole résultant. Comme l'article part chez GigaByte de toute façon, la voie est ouverte sans soumission supplémentaire, et je pense qu'on aurait tort de s'en priver : un protocole opérationnel relu vaut nettement mieux qu'un DOI seul. À toi de me dire si tu vois un inconvénient.</w:t>
      </w:r>
    </w:p>
  </w:comment>
  <w:comment w:author="Michele Planta" w:id="14" w:date="2026-08-10T14:00:0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voies pour établir les points, présentées comme des options et non comme un récit de ce que nous avons fait ; l'article n'en parle plus du tout. La voie A couvre le cas où les coordonnées enregistrées ne sont pas fiables, ce qui est fréquent ici : ruelles étroites, constructions serrées sur plusieurs étages, câblage aérien dense. La voie B couvre le cas normal, avec un avertissement sur lequel j'insiste, déclarer le SRC dans lequel les coordonnées ont été enregistrées et pas celui dans lequel on veut travailler ; c'est une erreur qui place les points de façon plausible mais fausse, et qui se voit beaucoup mieux à l'import qu'après coup. Je me souviens quand meme de Annelise qui n’avait pas eu de soucis dans des conditions pareil, one ne connait pas le modèle utilisé ici</w:t>
      </w:r>
    </w:p>
  </w:comment>
  <w:comment w:author="Emmanuel Roux" w:id="12" w:date="2026-08-28T09:23:31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trouve pas cette fonction ...</w:t>
      </w:r>
    </w:p>
  </w:comment>
  <w:comment w:author="Michele Planta" w:id="5" w:date="2026-08-11T08:00:0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trois règles de tracé sont maintenant explicites, et je pense qu'elles répondent par avance à une critique qu'un relecteur fera. Dans la plupart des protocoles d'interprétation visuelle, la variance inter-opérateur non quantifiée se loge dans le tracé, pas dans le classement. Celle-ci en particulier : découper au bord du buffer introduirait une erreur qui dépend de l'estimation visuelle du rayon par l'opérateur, rendrait le même toit différent entre l'analyse à 30 m et celle à 50 m, et rendrait la couche inutilisable à tout autre rayon. Le découpage se fait en aval, géométriquement.</w:t>
      </w:r>
    </w:p>
  </w:comment>
  <w:comment w:author="Emmanuel Roux" w:id="4" w:date="2026-08-28T08:18:47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ichele Planta" w:id="34" w:date="2026-08-13T09:00:0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à connaître avant de tester, sinon tu vas te heurter à un mur. La lecture du GeoPackage n'est pas encore dans la version publiée sur CRAN. CRAN impose un délai d'environ un mois entre deux soumissions d'un même package, et la première publication est toute récente, donc je ne peux pas envoyer la mise à jour maintenant ; le code est écrit et testé, il attend seulement que la fenêtre s'ouvre. En attendant je fournis le script R à jour, qui fait exactement le même travail et permet de tout reproduire dès aujourd'hui. Concrètement : si tu installes depuis CRAN, passe par le script pour les couches GeoPackage ; si tu installes depuis GitHub, tu as déjà tout. Vu les délais de relecture, la version CRAN sera à jour bien avant la publication, mais il faut que le texte soit exact au moment du dépôt.</w:t>
      </w:r>
    </w:p>
  </w:comment>
  <w:comment w:author="Michele Planta" w:id="41" w:date="2026-09-21T18:20:00Z">
    <w:p w14:paraId="3A1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Tes modifications de cette phrase sont acceptées. J'ai seulement retouché la suite : « That application used » au lieu de « It uses », puisque l'orthophoto IPP est la source utilisée à Maré et non une exigence du protocole (voir Imagery), et « oviposition traps » sans trait d'union. Dans le même esprit que ta suppression de « networks », j'ai remplacé « network of point locations » par « set » dans la description et dans l'annexe.</w:t>
      </w:r>
    </w:p>
  </w:comment>
  <w:comment w:author="Michele Planta" w:id="42" w:date="2026-09-21T18:31:00Z">
    <w:p w14:paraId="3A1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D'accord, c'était trop large. Google Earth est gratuit mais propriétaire, et l'imagerie n'est redistribuable que selon sa licence. J'ai séparé les deux : les logiciels requis sont libres (QGIS, R et les packages) ; pour les données, la phrase renvoie à la licence de chaque source, avec l'exemple de l'IPP en CC BY 4.0.</w:t>
      </w:r>
    </w:p>
  </w:comment>
  <w:comment w:author="Michele Planta" w:id="43" w:date="2026-09-21T18:46:00Z">
    <w:p w14:paraId="3A1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Oui, « not necessarily » : certains produits sont livrés calibrés en réflectance. Ce qui compte ici, c'est de ne pas le supposer, puisque les clés reposent sur l'apparence et non sur une mesure.</w:t>
      </w:r>
    </w:p>
  </w:comment>
  <w:comment w:author="Michele Planta" w:id="44" w:date="2026-09-21T18:49:00Z">
    <w:p w14:paraId="3A1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Phrase mal construite, je l'ai réécrite : traiter les tons comme des mesures de réflectance donnerait aux données une confiance qu'elles ne justifient pas.</w:t>
      </w:r>
    </w:p>
  </w:comment>
  <w:comment w:author="Michele Planta" w:id="45" w:date="2026-09-21T19:06:00Z">
    <w:p w14:paraId="3A1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D'accord, « epoch » est un terme de télédétection qui n'aide pas ici. Remplacé partout par des dates ou des mosaïques datées : étape 1.4, étape 4, journal de séance et tableau de dépannage.</w:t>
      </w:r>
    </w:p>
  </w:comment>
  <w:comment w:author="Michele Planta" w:id="46" w:date="2026-09-21T19:41:00Z">
    <w:p w14:paraId="3A1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Oui, le KML n'est qu'un format vectoriel, normalisé par l'OGC. Le lien est seulement pratique : c'est le format natif de Google Earth, où les couches de Maré ont été tracées, d'où son maintien à côté du GeoPackage. J'ai écrit la raison telle quelle.</w:t>
      </w:r>
    </w:p>
  </w:comment>
  <w:comment w:author="Michele Planta" w:id="47" w:date="2026-09-21T20:06:00Z">
    <w:p w14:paraId="3A1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Tu as raison, le mode de production n'y est pour rien : c'est la couverture locale qui compte, et une cartographie communautaire peut au contraire être la plus complète. Je reformule : toute couche existante, institutionnelle ou collaborative, peut servir de point de départ, à condition d'être vérifiée sur l'imagerie.</w:t>
      </w:r>
    </w:p>
  </w:comment>
  <w:comment w:author="Michele Planta" w:id="48" w:date="2026-09-21T20:30:00Z">
    <w:p w14:paraId="3A1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Utile comme idée, pas comme sous-section. Je l'ai ramenée à une phrase à la fin du paragraphe sur l'orthorectification, où elle complète l'argument sur l'erreur de position ; l'article le dit aussi en une phrase.</w:t>
      </w:r>
    </w:p>
  </w:comment>
  <w:comment w:author="Michele Planta" w:id="49" w:date="2026-09-22T11:25:00Z">
    <w:p w14:paraId="3A1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Oui, il en manquait deux : ggplot2 pour les cartes et les graphiques, writexl pour le classeur Excel. Ils ne s'installent pas forcément avec bufferscape, d'où ton blocage. Je les ajoute avec la commande d'installation complète, et j'indique la version minimale (1.2.1) : celle qui est sur CRAN est plus ancienne, voir ma réponse sur batch_composition().</w:t>
      </w:r>
    </w:p>
  </w:comment>
  <w:comment w:author="Michele Planta" w:id="50" w:date="2026-09-22T11:34:00Z">
    <w:p w14:paraId="3A1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Normal, ce n'est pas une fonction du package mais un script R autonome, et il n'était pas dans ce que je t'avais envoyé. Il sera joint au protocole sur protocols.io ; je te l'envoie avec la prochaine version. Le texte le dit maintenant ici et dans le tableau des logiciels.</w:t>
      </w:r>
    </w:p>
  </w:comment>
  <w:comment w:author="Michele Planta" w:id="51" w:date="2026-09-22T11:52:00Z">
    <w:p w14:paraId="3A1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Merci d'avoir tout testé, c'est exactement ce qu'il me fallait. Ces erreurs correspondent à la version publiée sur CRAN (1.0.3), sans doute celle que tu as installée : elle n'a pas encore les corrections de géométrie et d'export Excel faites après le premier passage sur 44 fichiers. Les TopologyException viennent de polygones invalides, des anneaux qui se recoupent, fréquents dans les tracés faits à la main dans Google Earth. Les colonnes-listes, et donc l'échec de writexl, viennent de pièges présents deux fois dans le jeu : le message sur PU_1 indique que ton dossier en contenait deux copies, probablement une ancienne version PU_1ePU_4 à côté de PU_1ePU_2ePU_3ePU_4. Avec la 1.2.1, mes 49 KML passent sans échec et le classeur est écrit ; je te passe l'archive en attendant la mise à jour sur CRAN. Pour les noms de fichiers qui s'allongent à chaque relance, c'est la protection contre l'écrasement, prévue pour un piège présent dans deux fichiers, qui se déclenche aussi sur les sorties de la séance précédente ; je corrige pour qu'une relance remplace ses propres sorties. Côté protocole : contrôle de validité dans QGIS avant tout calcul (12.1), version minimale dans le tableau des logiciels, et deux lignes dans le dépannage.</w:t>
      </w:r>
    </w:p>
  </w:comment>
  <w:comment w:author="Michele Planta" w:id="52" w:date="2026-09-22T12:44:00Z">
    <w:p w14:paraId="3A1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D'accord, j'ai réécrit la section par origine : QGIS (le GeoPackage), l'opérateur (le journal de séance), l'étape 1 (la mosaïque) et R (le classeur, les cartes et le journal d'exécution). Google Earth ne produit pas de livrable à part : il fournit le KML des points (voie A) et des indices d'interprétation, qui sont notés dans les polygones par les drapeaux de preuve.</w:t>
      </w:r>
    </w:p>
  </w:comment>
  <w:comment w:author="Michele Planta" w:id="53" w:date="2026-09-22T12:48:00Z">
    <w:p w14:paraId="3A1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 texte mélangeait deux journaux : le journal de séance de l'étape 10, tenu par l'opérateur (une ligne par buffer), et le run_log.txt écrit par bufferscape, que tu as ouvert. Je les distingue maintenant. Et tu as mis le doigt sur un vrai défaut : le run_log ne dit pas à quel rayon se rapportent ses chiffres. En vérifiant sur mon passage complet en 1.2.1, la ligne de chaque site donne en fait les valeurs à 20 m, pas au rayon principal. Je corrige pour avoir une ligne par site et par rayon, avec le rayon écrit. Les cartes, elles, sont faites au rayon principal, le plus grand de la liste, ce qui correspond à ce que tu as vu ; le classeur contient bien tous les rayons (feuilles wide_20m à wide_50m, long, tanks, qc).</w:t>
      </w:r>
    </w:p>
  </w:comment>
  <w:comment w:author="Michele Planta" w:id="54" w:date="2026-09-22T12:52:00Z">
    <w:p w14:paraId="3A1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raster » était obscur. Il s'agit de la mosaïque GeoTIFF produite à l'étape 1, dont chaque tuile est contrôlée à la réception et qui porte sa provenance dans ses métadonnées ; c'est maintenant écrit ainsi.</w:t>
      </w:r>
    </w:p>
  </w:comment>
  <w:comment w:author="Michele Planta" w:id="55" w:date="2026-09-22T12:55:00Z">
    <w:p w14:paraId="3A1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C'est l'échec de writexl sur les colonnes-listes, que tu signales plus haut, qui empêchait l'écriture du classeur avec la 1.0.3. Avec la 1.2.1 il est bien produit : Ovitrap_Results.xlsx, avec une feuille par rayon, les tables longues, les réservoirs, les distances et les contrôles.</w:t>
      </w:r>
    </w:p>
  </w:comment>
  <w:comment w:author="Michele Planta" w:id="56" w:date="2026-09-22T14:08:00Z">
    <w:p w14:paraId="3A1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Tu as raison, la liste n'était nommée qu'en passant (« mare_categories », dans « On the class list »), sans dire comment l'obtenir. C'est un jeu de données du package, que data("mare_categories", package = "bufferscape") charge sans passer par le fichier .rda. Je l'indique maintenant là où on en a besoin : dans « On the class list » (charger, exporter en CSV, adapter), dans « Inputs », et à l'étape 3.8 pour la charger dans la Value Map de QGIS à partir du CSV.</w:t>
      </w:r>
    </w:p>
  </w:comment>
  <w:comment w:author="Michele Planta" w:id="57" w:date="2026-09-22T14:10:00Z">
    <w:p w14:paraId="3A1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Voir ma réponse sur l'étape 7 : c'est maintenant expliqué dans « On the class list », avec la commande pour la charger, et cette étape y renvoie.</w:t>
      </w:r>
    </w:p>
  </w:comment>
  <w:comment w:author="Michele Planta" w:id="58" w:date="2026-09-22T14:14:00Z">
    <w:p w14:paraId="3A1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Oui, c'est bien comme ça qu'il faut faire. La fonction renvoie la liste validée, d'où l'affichage de tout son contenu ; je la modifie pour qu'elle affiche plutôt un message du type « dictionnaire valide : 28 classes, codes uniques » et renvoie la liste sans l'imprimer. Le texte de 12.1 renvoie maintenant à « On the class list » pour savoir où la trouver.</w:t>
      </w:r>
    </w:p>
  </w:comment>
  <w:comment w:author="Michele Planta" w:id="59" w:date="2026-09-23T12:17:00Z">
    <w:p w14:paraId="3A1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Juste, la consigne n'arrivait qu'à l'étape 3.1, après l'import des points. J'ai ajouté une sous-section « Coordinate reference system » dans Materials and inputs, avant les étapes : coordonnées projetées en mètres obligatoires, système national ou zone UTM locale selon le pays, EPSG:31983 pour Maré, et une mise en garde sur le Web Mercator des services web, qui à la latitude de Rio surestime les distances d'environ 8,5 % et les surfaces d'environ 18 %. Les étapes A.6 et 3.1 y renvoient.</w:t>
      </w:r>
    </w:p>
  </w:comment>
  <w:comment w:author="Michele Planta" w:id="60" w:date="2026-09-23T13:06:00Z">
    <w:p w14:paraId="3A1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Pas incohérent sur le fond, mais mal dit, tu as raison. L'accrochage ne sert que lorsque deux surfaces partagent vraiment une limite, deux pans de toiture contigus par exemple : il garantit que la limite est commune, sans liseré vide ni chevauchement parasite. Il n'oblige pas chaque polygone à toucher un voisin. J'ai reformulé ici et à l'étape 3.9, en précisant de laisser le chevauchement autorisé dans les options d'accrochage, sinon QGIS découpe les polygones superposés.</w:t>
      </w:r>
    </w:p>
  </w:comment>
  <w:comment w:author="Michele Planta" w:id="61" w:date="2026-09-23T13:41:00Z">
    <w:p w14:paraId="3A1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Bonne idée, que j'ajoute comme option pour les nouvelles applications, mais dans une couche à part plutôt que comme classes de la nomenclature. Les classes décrivent l'occupation du sol, et si l'ombre devenait une classe, la couverture ne mesurerait plus ce qui a réellement été caractérisé. Une couche « non classé » avec un champ raison (ombre profonde, occlusion, visible mais non interprétable) garde l'information sans toucher aux diagnostics. Pour Maré, on ne peut pas le reconstituer sans refaire le tracé, et je l'écris. Pour l'ombre, un masque calculé sur le raster par seuil de luminosité serait d'ailleurs plus reproductible qu'un tracé à la main, et l'ombre est peut-être une variable intéressante en soi pour les gîtes ; à discuter.</w:t>
      </w:r>
    </w:p>
  </w:comment>
  <w:comment w:author="Michele Planta" w:id="62" w:date="2026-09-24T12:34:00Z">
    <w:p w14:paraId="3A1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Tu as raison sur la dérive : sur plusieurs mois, le regard de l'opérateur change, et si on traite les communautés l'une après l'autre, la dérive se confond avec le lieu, ce qui est le pire cas pour l'analyse. Je garde le buffer comme unité de travail, parce que les limites de classes se décident en contexte, mais j'ajoute trois garde-fous : ordre aléatoire des buffers, relecture de la référence illustrée en début de séance, et une passe finale d'harmonisation, classe par classe, sur l'ensemble des buffers pour les classes les plus souvent confondues. C'est ta proposition de travail en parallèle, appliquée en fin de parcours plutôt que pendant le tracé. Reclassifier un échantillon des premiers buffers à la fin permet en plus de mesurer la dérive restante.</w:t>
      </w:r>
    </w:p>
  </w:comment>
  <w:comment w:author="Michele Planta" w:id="63" w:date="2026-09-24T13:18:00Z">
    <w:p w14:paraId="3A1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Aligné sur l'article v14 : à Maré, la vérification a été faite avec l'historique de Google Earth, pas avec la série IPP. L'étape reste écrite pour n'importe quelle source datée, et elle dit maintenant ce que quelques dates peuvent établir et ce qu'elles ne peuvent pas établir.</w:t>
      </w:r>
    </w:p>
  </w:comment>
  <w:comment w:author="Michele Planta" w:id="64" w:date="2026-09-24T14:06:00Z">
    <w:p w14:paraId="3A1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Oui, même correction que dans l'article. Les deux images n'ont pas été prises à la même heure, donc les pourcentages mesuraient autant l'éclairage que le traitement, et l'explication par la radiométrie des produits municipaux n'était pas démontrée. J'ai retiré les chiffres et cette explication ; il reste l'observation qualitative, comme pour la Figure 2 de l'article, et la consigne pratique de consulter la seconde source pour les surfaces à l'ombre.</w:t>
      </w:r>
    </w:p>
  </w:comment>
  <w:comment w:author="Michele Planta" w:id="65" w:date="2026-09-24T14:41:00Z">
    <w:p w14:paraId="3A1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Oui, pour Maré c'était manuel : dans chaque KML, une ligne tracée dans Google Earth du piège jusqu'au point de l'objet jugé le plus proche, nommée piège_objet (NH_15_LinhaVermelha par exemple), dont bufferscape lit la longueur. C'est long, le minimum est jugé à l'œil, et en vérifiant, les lignes partent en général à 1 à 4 m du piège, mais deux partent à 45 et 76 m du leur (PU_12_Vala et NH_3_AvenidaBrasil), à reprendre. Ta solution est meilleure et je la mets dans le protocole : une couche des objets de référence, tracés en lignes ou en polygones, et la distance minimale calculée par QGIS (« Joindre les attributs par le plus proche », ou « Plus courte ligne entre les entités » pour visualiser), stockée dans la table des points. Elle se mesure jusqu'au bord de l'objet et non jusqu'à son centroïde, ce qui compte pour un canal ou une voie express. J'ai aussi aligné la liste des objets sur ceux réellement mesurés dans les KML. L'idée de reprendre les points d'attention d'ArboCarto me plaît, on en parle ?</w:t>
      </w:r>
    </w:p>
  </w:comment>
  <w:comment w:author="Michele Planta" w:id="66" w:date="2026-09-25T13:24:00Z">
    <w:p w14:paraId="3A1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Comme annoncé dans l'article v14, la lecture des deux classes et les exemples de cas viennent ici. J'ai écrit la règle telle que je l'applique : l'incertitude sur le couvercle est acceptée, pas tranchée au cas par cas. Seul l'aspect d'un réservoir correctement fermé donne « sealed » ; tout ce qui s'en écarte, cas ambigus compris, est classé non scellé, à lire comme « possiblement non scellé ». La règle étant explicite et à sens unique, on peut en tester l'effet par des analyses de sensibilité : refaire l'analyse avec le nombre total de réservoirs, qui ne dépend pas du couvercle, ou faire varier la part de « non scellés » qui seraient en fait fermés. Il reste à extraire des vignettes de réservoirs pour chaque cas, hors buffers comme les autres ; je m'en occupe avant le dépôt.</w:t>
      </w:r>
    </w:p>
  </w:comment>
  <w:comment w:author="Michele Planta" w:id="67" w:date="2026-09-25T15:05:00Z">
    <w:p w14:paraId="3A1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de ma part après vérification : la version web permet bien de masquer les bâtiments 3D (dans les paramètres du fond de carte), et Google Earth Pro n'est pas encore retiré : Google a annoncé qu'il ne sera plus téléchargeable à partir du 25 juin 2027, les installations existantes continuant de fonctionner. J'ai corrigé le texte en conséquence. L'argument de fond ne change pas : la géométrie se trace dans QGIS sur la vraie ortho.</w:t>
      </w:r>
    </w:p>
  </w:comment>
  <w:comment w:author="Michele Planta" w:id="68" w:date="2026-09-26T14:03:00Z">
    <w:p w14:paraId="3A1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Ces paragraphes répétaient les consignes 3 et 4 et la note sur l'ombre de l'étape 6.4 ; je les retire. Il ne reste dans cette sous-section que ce qui est propre au tracé : pas de pavage obligatoire, et l'accrochage limité aux limites réellement partagées.</w:t>
      </w:r>
    </w:p>
  </w:comment>
  <w:comment w:author="Michele Planta" w:id="69" w:date="2026-09-26T14:07:00Z">
    <w:p w14:paraId="3A1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Ce paragraphe répétait l'étape 12.3 ; il se limite maintenant à un renvoi. J'ai aussi remplacé les « environ 80 % » par la distribution réelle, calculée sur les 78 buffers à 50 m : couverture de l'union médiane de 92 % (écart interquartile 90–95 %), un seul buffer sous 80 %, à 48 %. L'ordre de grandeur que j'avais donné était donc trop prudent.</w:t>
      </w:r>
    </w:p>
  </w:comment>
  <w:comment w:author="Michele Planta" w:id="70" w:date="2026-09-26T14:47:00Z">
    <w:p w14:paraId="3A1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Paragraphe retiré : il répétait l'étape 3.4, où l'argument sur les buffers qui se recouvrent est conservé. L'étape 11 renvoie maintenant au GeoPackage créé en 3.4.</w:t>
      </w:r>
    </w:p>
  </w:comment>
  <w:comment w:author="Michele Planta" w:id="71" w:date="2026-09-26T15:31:00Z">
    <w:p w14:paraId="3A1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Bonne idée, mais il n'y a pas de taille unique : les vignettes sont recadrées autour de chaque objet puis ramenées à la même taille d'affichage, donc leur emprise au sol varie, d'une dizaine de mètres pour les plus serrées à une cinquantaine pour l'avenue. Plutôt qu'une taille dans le texte, je mets une barre d'échelle sur chaque vignette avant le dépôt, et le texte l'annonce.</w:t>
      </w:r>
    </w:p>
  </w:comment>
  <w:comment w:author="Michele Planta" w:id="72" w:date="2026-09-26T16:11:00Z">
    <w:p w14:paraId="3A1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Aligné sur l'article : plus de seuil de « cinq à dix pixels » ; les nombres de pixels restent comme ordre de grandeur, et le texte rappelle que la détection et la lecture des couvercles dépendent aussi du contraste, de l'ombre et de l'occlusion.</w:t>
      </w:r>
    </w:p>
  </w:comment>
  <w:comment w:author="Michele Planta" w:id="73" w:date="2026-09-26T16:22:00Z">
    <w:p w14:paraId="3A1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Même formulation que dans l'article v14 : à Maré, les polygones ont été tracés dans Google Earth, puis vérifiés ou corrigés sur l'orthophoto IPP. Le protocole prescrit QGIS pour les nouvelles applications, mais il ne doit pas laisser croire que c'est ainsi que les couches de Maré ont été produites. J'ai aussi remplacé « consumer platform » par le nom de la source, ici et plus bas.</w:t>
      </w:r>
    </w:p>
  </w:comment>
  <w:comment w:author="Michele Planta" w:id="74" w:date="2026-09-26T16:32:00Z">
    <w:p w14:paraId="3A1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Ajouté, comme dans l'article : réutiliser la couche à un rayon plus grand suppose que l'anneau supplémentaire ait été cartographié ; tracer les objets entiers ne suffit pas à étendre la couverture.</w:t>
      </w:r>
    </w:p>
  </w:comment>
  <w:comment w:author="Michele Planta" w:id="75" w:date="2026-09-27T13:25:00Z">
    <w:p w14:paraId="3A1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Complément après vérification de mes fichiers : l'échec de la carte NH_27 ne venait pas seulement du code. NH_27.kml contient presque tout en double, le point du piège, 63 polygones, 48 points et 8 lignes de distance, sans doute un dossier collé deux fois dans Google Earth avant l'export. La 1.2.1 ne plante plus, mais elle compte tout deux fois : 191 % de surface classée à 50 m, pour 93 % d'union. Je nettoie le fichier et je relance ; d'ici là, les valeurs de NH_27 ne sont pas utilisables. Le même contrôle trouve des polygones invalides dans dix fichiers, dont les quatre de ta liste, et une vingtaine de paires de polygones de même contour dans PU_11e12e25, dont l'un est chaque fois codé en classe 1, à vérifier. D'où le signal « somme très au-dessus de l'union » en 12.3 et une ligne de plus dans le dépannage.</w:t>
      </w:r>
    </w:p>
  </w:comment>
  <w:comment w:author="Michele Planta" w:id="76" w:date="2026-09-27T16:40:00Z">
    <w:p w14:paraId="3A1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Emmanuel, voici la version reprise cette semaine à partir de tes commentaires. Tes modifications de la description sont acceptées ; les miennes sont en suivi de modifications, et je réponds sous chacun de tes commentaires. J'ai aussi aligné le protocole sur la version courte de l'article : ce que l'article renvoie maintenant ici y figure (vérification temporelle, lecture des couvercles avec des exemples, drapeaux de preuve), et les doublons internes sont retirés (le GeoPackage multi-sites et la couverture étaient expliqués deux fois). Deux vérifications sur mes fichiers ont aussi fait bouger le texte : la couverture réelle des 78 buffers (12.3) et le contrôle des géométries avant calcul (12.1).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2" w15:done="0"/>
  <w15:commentEx w15:paraId="000001D3" w15:done="0"/>
  <w15:commentEx w15:paraId="000001D4" w15:done="0"/>
  <w15:commentEx w15:paraId="000001D5" w15:done="0"/>
  <w15:commentEx w15:paraId="000001D6" w15:done="0"/>
  <w15:commentEx w15:paraId="000001D7" w15:done="0"/>
  <w15:commentEx w15:paraId="000001D8" w15:done="0"/>
  <w15:commentEx w15:paraId="000001D9" w15:done="0"/>
  <w15:commentEx w15:paraId="000001DA" w15:done="0"/>
  <w15:commentEx w15:paraId="000001DB" w15:done="0"/>
  <w15:commentEx w15:paraId="000001DC" w15:done="0"/>
  <w15:commentEx w15:paraId="000001DD" w15:done="0"/>
  <w15:commentEx w15:paraId="000001DE" w15:done="0"/>
  <w15:commentEx w15:paraId="000001DF" w15:done="0"/>
  <w15:commentEx w15:paraId="000001E1" w15:paraIdParent="000001DF" w15:done="0"/>
  <w15:commentEx w15:paraId="000001E2" w15:done="0"/>
  <w15:commentEx w15:paraId="000001E3" w15:done="0"/>
  <w15:commentEx w15:paraId="000001E4" w15:done="0"/>
  <w15:commentEx w15:paraId="000001E5" w15:done="0"/>
  <w15:commentEx w15:paraId="000001E6" w15:done="0"/>
  <w15:commentEx w15:paraId="000001E7" w15:done="0"/>
  <w15:commentEx w15:paraId="000001E8" w15:done="0"/>
  <w15:commentEx w15:paraId="000001F7" w15:done="0"/>
  <w15:commentEx w15:paraId="000001F9" w15:done="0"/>
  <w15:commentEx w15:paraId="000001FA" w15:done="0"/>
  <w15:commentEx w15:paraId="000001FE" w15:done="0"/>
  <w15:commentEx w15:paraId="000001FF" w15:done="0"/>
  <w15:commentEx w15:paraId="00000203" w15:done="0"/>
  <w15:commentEx w15:paraId="00000204" w15:done="0"/>
  <w15:commentEx w15:paraId="00000205" w15:done="0"/>
  <w15:commentEx w15:paraId="00000206" w15:done="0"/>
  <w15:commentEx w15:paraId="00000207" w15:done="0"/>
  <w15:commentEx w15:paraId="00000208" w15:done="0"/>
  <w15:commentEx w15:paraId="00000209" w15:done="0"/>
  <w15:commentEx w15:paraId="0000020A" w15:done="0"/>
  <w15:commentEx w15:paraId="0000020B" w15:done="0"/>
  <w15:commentEx w15:paraId="0000020C" w15:done="0"/>
  <w15:commentEx w15:paraId="0000020D" w15:done="0"/>
  <w15:commentEx w15:paraId="0000020E" w15:done="0"/>
  <w15:commentEx w15:paraId="0000020F" w15:done="0"/>
  <w15:commentEx w15:paraId="00000210" w15:done="0"/>
  <w15:commentEx w15:paraId="3A10001B" w15:done="0"/>
  <w15:commentEx w15:paraId="3A10001C" w15:paraIdParent="000001F9" w15:done="0"/>
  <w15:commentEx w15:paraId="3A10001D" w15:paraIdParent="00000204" w15:done="0"/>
  <w15:commentEx w15:paraId="3A10001E" w15:paraIdParent="0000020F" w15:done="0"/>
  <w15:commentEx w15:paraId="3A10001F" w15:paraIdParent="000001E7" w15:done="0"/>
  <w15:commentEx w15:paraId="3A100020" w15:paraIdParent="000001E3" w15:done="0"/>
  <w15:commentEx w15:paraId="3A100021" w15:paraIdParent="000001DD" w15:done="0"/>
  <w15:commentEx w15:paraId="3A100022" w15:paraIdParent="000001D2" w15:done="0"/>
  <w15:commentEx w15:paraId="3A100023" w15:paraIdParent="000001D4" w15:done="0"/>
  <w15:commentEx w15:paraId="3A100024" w15:paraIdParent="0000020D" w15:done="0"/>
  <w15:commentEx w15:paraId="3A100025" w15:paraIdParent="000001F7" w15:done="0"/>
  <w15:commentEx w15:paraId="3A100026" w15:paraIdParent="000001FF" w15:done="0"/>
  <w15:commentEx w15:paraId="3A100027" w15:paraIdParent="00000203" w15:done="0"/>
  <w15:commentEx w15:paraId="3A100028" w15:paraIdParent="000001E6" w15:done="0"/>
  <w15:commentEx w15:paraId="3A100029" w15:paraIdParent="000001E5" w15:done="0"/>
  <w15:commentEx w15:paraId="3A10002A" w15:paraIdParent="000001D5" w15:done="0"/>
  <w15:commentEx w15:paraId="3A10002B" w15:paraIdParent="000001D9" w15:done="0"/>
  <w15:commentEx w15:paraId="3A10002C" w15:paraIdParent="000001DF" w15:done="0"/>
  <w15:commentEx w15:paraId="3A10002D" w15:paraIdParent="000001DA" w15:done="0"/>
  <w15:commentEx w15:paraId="3A10002E" w15:paraIdParent="000001D8" w15:done="0"/>
  <w15:commentEx w15:paraId="3A10002F" w15:paraIdParent="000001FE" w15:done="0"/>
  <w15:commentEx w15:paraId="3A100030" w15:paraIdParent="00000208" w15:done="0"/>
  <w15:commentEx w15:paraId="3A100031" w15:done="0"/>
  <w15:commentEx w15:paraId="3A100032" w15:paraIdParent="000001D7" w15:done="0"/>
  <w15:commentEx w15:paraId="3A100033" w15:paraIdParent="000001E4" w15:done="0"/>
  <w15:commentEx w15:paraId="3A100034" w15:done="0"/>
  <w15:commentEx w15:paraId="3A100035" w15:paraIdParent="000001D3" w15:done="0"/>
  <w15:commentEx w15:paraId="3A100036" w15:done="0"/>
  <w15:commentEx w15:paraId="3A100037" w15:paraIdParent="000001E2" w15:done="0"/>
  <w15:commentEx w15:paraId="3A100038" w15:paraIdParent="000001DE" w15:done="0"/>
  <w15:commentEx w15:paraId="3A100039" w15:paraIdParent="00000205" w15:done="0"/>
  <w15:commentEx w15:paraId="3A10003A" w15:paraIdParent="00000206" w15:done="0"/>
  <w15:commentEx w15:paraId="3A10003B" w15:done="0"/>
  <w15:commentEx w15:paraId="3A10003C" w15:paraIdParent="0000020E" w15:done="0"/>
  <w15:commentEx w15:paraId="3A10003D" w15:paraIdParent="000001F7" w15:done="0"/>
  <w15:commentEx w15:paraId="3A1000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6b728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6b72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color w:val="1f3b5c"/>
      <w:sz w:val="28"/>
      <w:szCs w:val="28"/>
    </w:rPr>
  </w:style>
  <w:style w:type="paragraph" w:styleId="Heading2">
    <w:name w:val="heading 2"/>
    <w:basedOn w:val="Normal"/>
    <w:next w:val="Normal"/>
    <w:pPr>
      <w:keepNext w:val="1"/>
      <w:keepLines w:val="1"/>
      <w:spacing w:after="100" w:before="320" w:lineRule="auto"/>
    </w:pPr>
    <w:rPr>
      <w:rFonts w:ascii="Calibri" w:cs="Calibri" w:eastAsia="Calibri" w:hAnsi="Calibri"/>
      <w:b w:val="1"/>
      <w:bCs w:val="1"/>
      <w:color w:val="1f3b5c"/>
      <w:sz w:val="24"/>
      <w:szCs w:val="24"/>
    </w:rPr>
  </w:style>
  <w:style w:type="paragraph" w:styleId="Heading3">
    <w:name w:val="heading 3"/>
    <w:basedOn w:val="Normal"/>
    <w:next w:val="Normal"/>
    <w:pPr>
      <w:keepNext w:val="1"/>
      <w:keepLines w:val="1"/>
      <w:spacing w:after="80" w:before="260" w:lineRule="auto"/>
    </w:pPr>
    <w:rPr>
      <w:rFonts w:ascii="Calibri" w:cs="Calibri" w:eastAsia="Calibri" w:hAnsi="Calibri"/>
      <w:b w:val="1"/>
      <w:bCs w:val="1"/>
      <w:color w:val="30363d"/>
    </w:rPr>
  </w:style>
  <w:style w:type="paragraph" w:styleId="Heading4">
    <w:name w:val="heading 4"/>
    <w:basedOn w:val="Normal"/>
    <w:next w:val="Normal"/>
    <w:pPr>
      <w:keepNext w:val="1"/>
      <w:keepLines w:val="1"/>
      <w:spacing w:after="60" w:before="220" w:lineRule="auto"/>
    </w:pPr>
    <w:rPr>
      <w:rFonts w:ascii="Calibri" w:cs="Calibri" w:eastAsia="Calibri" w:hAnsi="Calibri"/>
      <w:i w:val="1"/>
      <w:iCs w:val="1"/>
      <w:color w:val="30363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jc w:val="center"/>
    </w:pPr>
    <w:rPr>
      <w:rFonts w:ascii="Calibri" w:cs="Calibri" w:eastAsia="Calibri" w:hAnsi="Calibri"/>
      <w:b w:val="1"/>
      <w:bCs w:val="1"/>
      <w:color w:val="1f3b5c"/>
      <w:sz w:val="34"/>
      <w:szCs w:val="34"/>
    </w:rPr>
  </w:style>
  <w:style w:type="paragraph" w:styleId="Titre7">
    <w:name w:val="heading 7"/>
    <w:basedOn w:val="Normal"/>
    <w:next w:val="Corpsdetexte"/>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Titre8">
    <w:name w:val="heading 8"/>
    <w:basedOn w:val="Normal"/>
    <w:next w:val="Corpsdetexte"/>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Titre9">
    <w:name w:val="heading 9"/>
    <w:basedOn w:val="Normal"/>
    <w:next w:val="Corpsdetexte"/>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qFormat w:val="1"/>
  </w:style>
  <w:style w:type="paragraph" w:styleId="FirstParagraph" w:customStyle="1">
    <w:name w:val="First Paragraph"/>
    <w:basedOn w:val="Corpsdetexte"/>
    <w:next w:val="Corpsdetexte"/>
    <w:qFormat w:val="1"/>
  </w:style>
  <w:style w:type="paragraph" w:styleId="Compact" w:customStyle="1">
    <w:name w:val="Compact"/>
    <w:basedOn w:val="Corpsdetexte"/>
    <w:qFormat w:val="1"/>
    <w:pPr>
      <w:spacing w:after="36" w:before="36"/>
    </w:pPr>
  </w:style>
  <w:style w:type="paragraph" w:styleId="Author" w:customStyle="1">
    <w:name w:val="Author"/>
    <w:next w:val="Corpsdetexte"/>
    <w:qFormat w:val="1"/>
    <w:pPr>
      <w:keepNext w:val="1"/>
      <w:keepLines w:val="1"/>
      <w:jc w:val="center"/>
    </w:pPr>
  </w:style>
  <w:style w:type="paragraph" w:styleId="Date">
    <w:name w:val="Date"/>
    <w:next w:val="Corpsdetexte"/>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Corpsdetexte"/>
    <w:qFormat w:val="1"/>
    <w:pPr>
      <w:keepNext w:val="1"/>
      <w:keepLines w:val="1"/>
      <w:spacing w:after="300" w:before="100"/>
    </w:pPr>
    <w:rPr>
      <w:sz w:val="20"/>
      <w:szCs w:val="20"/>
    </w:rPr>
  </w:style>
  <w:style w:type="paragraph" w:styleId="Bibliographie">
    <w:name w:val="Bibliography"/>
    <w:basedOn w:val="Normal"/>
    <w:qFormat w:val="1"/>
  </w:style>
  <w:style w:type="paragraph" w:styleId="Normalcentr">
    <w:name w:val="Block Text"/>
    <w:basedOn w:val="Corpsdetexte"/>
    <w:next w:val="Corpsdetexte"/>
    <w:uiPriority w:val="9"/>
    <w:unhideWhenUsed w:val="1"/>
    <w:qFormat w:val="1"/>
    <w:pPr>
      <w:spacing w:after="100" w:before="100"/>
      <w:ind w:left="480" w:right="480"/>
    </w:pPr>
  </w:style>
  <w:style w:type="paragraph" w:styleId="Notedebasdepage">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gende">
    <w:name w:val="caption"/>
    <w:basedOn w:val="Normal"/>
    <w:link w:val="LgendeCar"/>
    <w:pPr>
      <w:spacing w:after="120"/>
    </w:pPr>
    <w:rPr>
      <w:i w:val="1"/>
    </w:rPr>
  </w:style>
  <w:style w:type="paragraph" w:styleId="TableCaption" w:customStyle="1">
    <w:name w:val="Table Caption"/>
    <w:basedOn w:val="Lgende"/>
    <w:pPr>
      <w:keepNext w:val="1"/>
    </w:pPr>
  </w:style>
  <w:style w:type="paragraph" w:styleId="ImageCaption" w:customStyle="1">
    <w:name w:val="Image Caption"/>
    <w:basedOn w:val="Lgende"/>
  </w:style>
  <w:style w:type="paragraph" w:styleId="Figure" w:customStyle="1">
    <w:name w:val="Figure"/>
    <w:basedOn w:val="Normal"/>
  </w:style>
  <w:style w:type="paragraph" w:styleId="CaptionedFigure" w:customStyle="1">
    <w:name w:val="Captioned Figure"/>
    <w:basedOn w:val="Figure"/>
    <w:pPr>
      <w:keepNext w:val="1"/>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val="1"/>
    <w:qFormat w:val="1"/>
    <w:pPr>
      <w:spacing w:before="240" w:line="259" w:lineRule="auto"/>
      <w:outlineLvl w:val="9"/>
    </w:pPr>
    <w:rPr>
      <w:b w:val="0"/>
      <w:bCs w:val="0"/>
      <w:color w:val="365f91" w:themeColor="accent1" w:themeShade="0000BF"/>
    </w:rPr>
  </w:style>
  <w:style w:type="paragraph" w:styleId="Pieddepage">
    <w:name w:val="footer"/>
    <w:basedOn w:val="Normal"/>
    <w:pPr>
      <w:spacing w:after="0" w:line="240" w:lineRule="auto"/>
      <w:jc w:val="center"/>
    </w:pPr>
    <w:rPr>
      <w:color w:val="6b7280"/>
      <w:sz w:val="18"/>
      <w:szCs w:val="18"/>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Commentaire">
    <w:name w:val="annotation text"/>
    <w:basedOn w:val="Normal"/>
    <w:link w:val="CommentaireCar"/>
    <w:pPr>
      <w:spacing w:line="240" w:lineRule="auto"/>
    </w:pPr>
    <w:rPr>
      <w:sz w:val="20"/>
      <w:szCs w:val="20"/>
    </w:rPr>
  </w:style>
  <w:style w:type="character" w:styleId="CommentaireCar" w:customStyle="1">
    <w:name w:val="Commentaire Car"/>
    <w:basedOn w:val="Policepardfaut"/>
    <w:link w:val="Commentaire"/>
    <w:rPr>
      <w:sz w:val="20"/>
      <w:szCs w:val="20"/>
    </w:rPr>
  </w:style>
  <w:style w:type="character" w:styleId="Marquedecommentaire">
    <w:name w:val="annotation reference"/>
    <w:basedOn w:val="Policepardfaut"/>
    <w:rPr>
      <w:sz w:val="16"/>
      <w:szCs w:val="1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3b5c"/>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21.png"/><Relationship Id="rId24" Type="http://schemas.openxmlformats.org/officeDocument/2006/relationships/image" Target="media/image2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24.png"/><Relationship Id="rId25" Type="http://schemas.openxmlformats.org/officeDocument/2006/relationships/image" Target="media/image28.png"/><Relationship Id="rId28" Type="http://schemas.openxmlformats.org/officeDocument/2006/relationships/image" Target="media/image25.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5.png"/><Relationship Id="rId30" Type="http://schemas.openxmlformats.org/officeDocument/2006/relationships/image" Target="media/image17.png"/><Relationship Id="rId11" Type="http://schemas.openxmlformats.org/officeDocument/2006/relationships/image" Target="media/image4.png"/><Relationship Id="rId33" Type="http://schemas.openxmlformats.org/officeDocument/2006/relationships/image" Target="media/image6.png"/><Relationship Id="rId10" Type="http://schemas.openxmlformats.org/officeDocument/2006/relationships/image" Target="media/image9.png"/><Relationship Id="rId32" Type="http://schemas.openxmlformats.org/officeDocument/2006/relationships/image" Target="media/image7.png"/><Relationship Id="rId13" Type="http://schemas.openxmlformats.org/officeDocument/2006/relationships/image" Target="media/image3.png"/><Relationship Id="rId35" Type="http://schemas.openxmlformats.org/officeDocument/2006/relationships/image" Target="media/image8.png"/><Relationship Id="rId12" Type="http://schemas.openxmlformats.org/officeDocument/2006/relationships/image" Target="media/image16.png"/><Relationship Id="rId34" Type="http://schemas.openxmlformats.org/officeDocument/2006/relationships/image" Target="media/image2.png"/><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18.png"/><Relationship Id="rId36"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23.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91/Fk1qf1QDvN1hL/MeuypRUg==">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2026-08-12T19:04:00Z</dcterms:created>
  <cp:lastModifiedBy>Michele Planta</cp:lastModifiedBy>
  <dcterms:modified xsi:type="dcterms:W3CDTF">2026-09-27T16:45:00Z</dcterms:modified>
</cp:coreProperties>
</file>